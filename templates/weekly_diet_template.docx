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EA43B3" w:rsidRPr="00A00CC6" w14:paraId="56485545" w14:textId="77777777" w:rsidTr="002B7FF9">
        <w:trPr>
          <w:trHeight w:val="679"/>
        </w:trPr>
        <w:tc>
          <w:tcPr>
            <w:tcW w:w="10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1BF688B" w14:textId="77777777" w:rsidR="00EA43B3" w:rsidRPr="00407B80" w:rsidRDefault="00EA43B3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407B8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71A8BC4" w14:textId="77777777" w:rsidR="00EA43B3" w:rsidRPr="00407B80" w:rsidRDefault="00EA43B3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407B8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الوجبة</w:t>
            </w:r>
          </w:p>
        </w:tc>
        <w:tc>
          <w:tcPr>
            <w:tcW w:w="1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070ADEE" w14:textId="77777777" w:rsidR="00EA43B3" w:rsidRPr="00407B80" w:rsidRDefault="00EA43B3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407B8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التوقيت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DCD4120" w14:textId="77777777" w:rsidR="00EA43B3" w:rsidRPr="00407B80" w:rsidRDefault="00EA43B3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407B8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النظام الغذائي</w:t>
            </w:r>
          </w:p>
        </w:tc>
      </w:tr>
      <w:tr w:rsidR="00AF66EF" w:rsidRPr="00A00CC6" w14:paraId="166F9607" w14:textId="77777777" w:rsidTr="002B7FF9">
        <w:trPr>
          <w:cantSplit/>
          <w:trHeight w:val="1792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textDirection w:val="tbRl"/>
            <w:vAlign w:val="center"/>
          </w:tcPr>
          <w:p w14:paraId="0A5961CE" w14:textId="6D0BE847" w:rsidR="00AF66EF" w:rsidRPr="00F92F48" w:rsidRDefault="00AF66EF" w:rsidP="00AF66EF">
            <w:pPr>
              <w:shd w:val="clear" w:color="auto" w:fill="C9FBED" w:themeFill="accent4" w:themeFillTint="33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209CEB7" w14:textId="77777777" w:rsidR="00AF66EF" w:rsidRPr="00F92F48" w:rsidRDefault="00AF66EF" w:rsidP="00AF66E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12733F2F" wp14:editId="6A4BB242">
                  <wp:extent cx="851765" cy="567690"/>
                  <wp:effectExtent l="0" t="0" r="5715" b="3810"/>
                  <wp:docPr id="2" name="Picture 2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6D4C02C4" w14:textId="7498FEF7" w:rsidR="00AF66EF" w:rsidRPr="006D5427" w:rsidRDefault="00AF66EF" w:rsidP="00AF66EF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9431E93" w14:textId="77777777" w:rsidR="00AF66EF" w:rsidRPr="00956CBF" w:rsidRDefault="00AF66EF" w:rsidP="00AF66EF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r>
              <w:rPr>
                <w:rFonts w:cs="Arial" w:hint="cs"/>
                <w:noProof/>
                <w:sz w:val="28"/>
                <w:szCs w:val="28"/>
                <w:rtl/>
                <w:lang w:val="ar-EG" w:bidi="ar-EG"/>
              </w:rPr>
              <w:drawing>
                <wp:anchor distT="0" distB="0" distL="114300" distR="114300" simplePos="0" relativeHeight="252380195" behindDoc="0" locked="0" layoutInCell="1" allowOverlap="1" wp14:anchorId="7887ACA0" wp14:editId="07F66326">
                  <wp:simplePos x="2075815" y="1680210"/>
                  <wp:positionH relativeFrom="margin">
                    <wp:posOffset>2757805</wp:posOffset>
                  </wp:positionH>
                  <wp:positionV relativeFrom="margin">
                    <wp:posOffset>-53340</wp:posOffset>
                  </wp:positionV>
                  <wp:extent cx="1825625" cy="1136650"/>
                  <wp:effectExtent l="0" t="0" r="3175" b="6350"/>
                  <wp:wrapSquare wrapText="bothSides"/>
                  <wp:docPr id="8141000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100084" name="Picture 81410008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9" t="25985" b="16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625" cy="113665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الإفطار مباشرة)</w:t>
            </w:r>
          </w:p>
          <w:p w14:paraId="7823F4B4" w14:textId="7B1934E7" w:rsidR="00AF66EF" w:rsidRPr="00407B80" w:rsidRDefault="00AF66EF" w:rsidP="00AF66EF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28"/>
                <w:szCs w:val="28"/>
                <w:rtl/>
                <w:lang w:bidi="ar-EG"/>
              </w:rPr>
              <w:t>+ 1 بيضة (مسلوقة أو مقلية) + ½ كوب سلطة جبن أبيض بالطماطم</w:t>
            </w:r>
            <w:r w:rsidRPr="00956CBF">
              <w:rPr>
                <mc:AlternateContent>
                  <mc:Choice Requires="w16se">
                    <w:rFonts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8"/>
                <w:szCs w:val="28"/>
                <w:lang w:bidi="ar-EG"/>
              </w:rPr>
              <mc:AlternateContent>
                <mc:Choice Requires="w16se">
                  <w16se:symEx w16se:font="Segoe UI Emoji" w16se:char="1F345"/>
                </mc:Choice>
                <mc:Fallback>
                  <w:t>🍅</w:t>
                </mc:Fallback>
              </mc:AlternateConten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+ 1 ملعقة صغيرة من زيت الزيتون </w:t>
            </w:r>
            <w:r w:rsidRPr="00956CBF">
              <w:rPr>
                <w:sz w:val="28"/>
                <w:szCs w:val="28"/>
                <w:lang w:bidi="ar-EG"/>
              </w:rPr>
              <w:t>Olive oil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🫒</w:t>
            </w:r>
            <w:r w:rsidRPr="00956CBF">
              <w:rPr>
                <w:rFonts w:cs="Arial" w:hint="cs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28"/>
                <w:szCs w:val="28"/>
                <w:rtl/>
                <w:lang w:bidi="ar-EG"/>
              </w:rPr>
              <w:t xml:space="preserve">+ ½ رغيف خبز بلدي أو 2 شريحة براون توست </w:t>
            </w:r>
          </w:p>
        </w:tc>
      </w:tr>
      <w:tr w:rsidR="00E11327" w:rsidRPr="00A00CC6" w14:paraId="0E59A24F" w14:textId="77777777" w:rsidTr="002B7FF9">
        <w:trPr>
          <w:cantSplit/>
          <w:trHeight w:val="7112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51DB4F1A" w14:textId="77777777" w:rsidR="00E11327" w:rsidRPr="00F92F48" w:rsidRDefault="00E11327" w:rsidP="00E11327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65767A00" w14:textId="05CCC01E" w:rsidR="00E11327" w:rsidRDefault="00E11327" w:rsidP="00E11327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987FF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0D333EE0" w14:textId="5221BD01" w:rsidR="00E11327" w:rsidRPr="00E67E44" w:rsidRDefault="00E11327" w:rsidP="00E11327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>أو</w:t>
            </w: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01FFC7EF" w14:textId="5BB908E3" w:rsidR="00E11327" w:rsidRPr="000D26EA" w:rsidRDefault="00E11327" w:rsidP="00E11327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2 قطعة بسكويت دايجستيف لايت</w:t>
            </w:r>
          </w:p>
          <w:p w14:paraId="4CA5C3E9" w14:textId="27A7E40B" w:rsidR="00E11327" w:rsidRPr="000F7F77" w:rsidRDefault="00E11327" w:rsidP="00E11327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FB47BE" w:rsidRPr="00A00CC6" w14:paraId="0B568D31" w14:textId="77777777" w:rsidTr="00FB47BE">
        <w:trPr>
          <w:cantSplit/>
          <w:trHeight w:val="2333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1FB460F5" w14:textId="77777777" w:rsidR="00FB47BE" w:rsidRPr="00F92F48" w:rsidRDefault="00FB47BE" w:rsidP="00FB47BE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5F84994" w14:textId="77777777" w:rsidR="00FB47BE" w:rsidRPr="00F92F48" w:rsidRDefault="00FB47BE" w:rsidP="00FB47B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7BF1388B" wp14:editId="70132B59">
                  <wp:extent cx="914400" cy="914400"/>
                  <wp:effectExtent l="0" t="0" r="0" b="0"/>
                  <wp:docPr id="8" name="Graphic 8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012BA3E9" w14:textId="77777777" w:rsidR="00FB47BE" w:rsidRPr="00983F53" w:rsidRDefault="00FB47BE" w:rsidP="00FB47BE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981206" w14:textId="7830F1B5" w:rsidR="00FB47BE" w:rsidRPr="00956CBF" w:rsidRDefault="00FB47BE" w:rsidP="00FB47BE">
            <w:pPr>
              <w:bidi/>
              <w:jc w:val="center"/>
              <w:rPr>
                <w:rFonts w:ascii="Calibri" w:eastAsia="Calibri" w:hAnsi="Calibri" w:cs="Arial"/>
                <w:color w:val="0000FF"/>
                <w:sz w:val="28"/>
                <w:szCs w:val="28"/>
                <w:lang w:bidi="ar-EG"/>
              </w:rPr>
            </w:pPr>
            <w:ins w:id="0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00675" behindDoc="0" locked="0" layoutInCell="1" allowOverlap="1" wp14:anchorId="73EDD211" wp14:editId="44AC273E">
                    <wp:simplePos x="0" y="0"/>
                    <wp:positionH relativeFrom="margin">
                      <wp:posOffset>-38735</wp:posOffset>
                    </wp:positionH>
                    <wp:positionV relativeFrom="margin">
                      <wp:posOffset>-269240</wp:posOffset>
                    </wp:positionV>
                    <wp:extent cx="1713230" cy="1143000"/>
                    <wp:effectExtent l="0" t="0" r="1270" b="0"/>
                    <wp:wrapSquare wrapText="bothSides"/>
                    <wp:docPr id="1512874093" name="Picture 1" descr="ستيك الدجاج المشوي.. وصفة هتفتح النفس وهتخلي أطفالك يعشقوها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49323157" name="Picture 1" descr="ستيك الدجاج المشوي.. وصفة هتفتح النفس وهتخلي أطفالك يعشقوها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13230" cy="1143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1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399651" behindDoc="0" locked="0" layoutInCell="1" allowOverlap="1" wp14:anchorId="05A9406F" wp14:editId="4919A802">
                    <wp:simplePos x="0" y="0"/>
                    <wp:positionH relativeFrom="margin">
                      <wp:posOffset>209550</wp:posOffset>
                    </wp:positionH>
                    <wp:positionV relativeFrom="margin">
                      <wp:posOffset>6350</wp:posOffset>
                    </wp:positionV>
                    <wp:extent cx="1713230" cy="1143000"/>
                    <wp:effectExtent l="0" t="0" r="1270" b="0"/>
                    <wp:wrapSquare wrapText="bothSides"/>
                    <wp:docPr id="1146201592" name="Picture 1" descr="ستيك الدجاج المشوي.. وصفة هتفتح النفس وهتخلي أطفالك يعشقوها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49323157" name="Picture 1" descr="ستيك الدجاج المشوي.. وصفة هتفتح النفس وهتخلي أطفالك يعشقوها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13230" cy="1143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Pr="00956CBF">
              <w:rPr>
                <w:rFonts w:ascii="Calibri" w:eastAsia="Calibri" w:hAnsi="Calibri" w:cs="Arial"/>
                <w:color w:val="0000FF"/>
                <w:sz w:val="28"/>
                <w:szCs w:val="28"/>
                <w:rtl/>
                <w:lang w:bidi="ar-EG"/>
              </w:rPr>
              <w:t>(</w:t>
            </w:r>
            <w:r>
              <w:rPr>
                <w:rFonts w:ascii="Calibri" w:eastAsia="Calibri" w:hAnsi="Calibri" w:cs="Arial"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rFonts w:ascii="Calibri" w:eastAsia="Calibri" w:hAnsi="Calibri" w:cs="Arial"/>
                <w:color w:val="0000FF"/>
                <w:sz w:val="28"/>
                <w:szCs w:val="28"/>
                <w:rtl/>
                <w:lang w:bidi="ar-EG"/>
              </w:rPr>
              <w:t xml:space="preserve"> كوب ماء قبل وجبة العشاء مباشرة)</w:t>
            </w:r>
          </w:p>
          <w:p w14:paraId="3FC511E9" w14:textId="77777777" w:rsidR="00FB47BE" w:rsidRDefault="00FB47BE" w:rsidP="00FB47BE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شريحة صدور دجاج مشوي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4E040592" w14:textId="055F9ADF" w:rsidR="00FB47BE" w:rsidRPr="00407B80" w:rsidRDefault="00FB47BE" w:rsidP="00FB47BE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+ </w:t>
            </w:r>
            <w:r>
              <w:rPr>
                <w:rFonts w:cs="Arial"/>
                <w:sz w:val="28"/>
                <w:szCs w:val="28"/>
                <w:rtl/>
                <w:lang w:bidi="ar-EG"/>
              </w:rPr>
              <w:t xml:space="preserve">2 كوب </w:t>
            </w:r>
            <w:r>
              <w:rPr>
                <w:rFonts w:cs="Arial" w:hint="cs"/>
                <w:sz w:val="28"/>
                <w:szCs w:val="28"/>
                <w:rtl/>
                <w:lang w:bidi="ar-EG"/>
              </w:rPr>
              <w:t>سلطة</w:t>
            </w:r>
            <w:r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</w:p>
        </w:tc>
      </w:tr>
    </w:tbl>
    <w:p w14:paraId="19F8CABF" w14:textId="77777777" w:rsidR="00EA43B3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507A9D" w:rsidRPr="00A00CC6" w14:paraId="0171E1A6" w14:textId="77777777" w:rsidTr="00D6342C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textDirection w:val="tbRl"/>
            <w:vAlign w:val="center"/>
          </w:tcPr>
          <w:p w14:paraId="65257950" w14:textId="185B0210" w:rsidR="00507A9D" w:rsidRPr="00F92F48" w:rsidRDefault="00507A9D" w:rsidP="00507A9D">
            <w:pPr>
              <w:shd w:val="clear" w:color="auto" w:fill="C9FBED" w:themeFill="accent4" w:themeFillTint="33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الأحد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9ABECDE" w14:textId="4F23A03E" w:rsidR="00507A9D" w:rsidRPr="00F92F48" w:rsidRDefault="00507A9D" w:rsidP="00507A9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4C7395A" wp14:editId="09EFE879">
                  <wp:extent cx="851765" cy="567690"/>
                  <wp:effectExtent l="0" t="0" r="5715" b="3810"/>
                  <wp:docPr id="1009354256" name="Picture 1009354256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03AAF5B1" w14:textId="2805281C" w:rsidR="00507A9D" w:rsidRPr="006D5427" w:rsidRDefault="00507A9D" w:rsidP="00507A9D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215AF2" w14:textId="77777777" w:rsidR="00507A9D" w:rsidRPr="00956CBF" w:rsidRDefault="00507A9D" w:rsidP="00507A9D">
            <w:pPr>
              <w:bidi/>
              <w:jc w:val="center"/>
              <w:rPr>
                <w:noProof/>
                <w:rtl/>
              </w:rPr>
            </w:pPr>
            <w:r w:rsidRPr="00956CBF">
              <w:rPr>
                <w:noProof/>
              </w:rPr>
              <w:drawing>
                <wp:anchor distT="0" distB="0" distL="114300" distR="114300" simplePos="0" relativeHeight="252397603" behindDoc="0" locked="0" layoutInCell="1" allowOverlap="1" wp14:anchorId="6947C8F2" wp14:editId="01F4D677">
                  <wp:simplePos x="2620108" y="1037492"/>
                  <wp:positionH relativeFrom="margin">
                    <wp:posOffset>-66040</wp:posOffset>
                  </wp:positionH>
                  <wp:positionV relativeFrom="margin">
                    <wp:posOffset>17145</wp:posOffset>
                  </wp:positionV>
                  <wp:extent cx="1229360" cy="1276350"/>
                  <wp:effectExtent l="0" t="0" r="8890" b="0"/>
                  <wp:wrapSquare wrapText="bothSides"/>
                  <wp:docPr id="912765152" name="Picture 3" descr="‪How to Make Perfect Basic Steel Cut Oats (So Creamy!) – Roots and Radishes‬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‪How to Make Perfect Basic Steel Cut Oats (So Creamy!) – Roots and Radishes‬‏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78" t="3694" b="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127635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56CBF">
              <w:rPr>
                <w:noProof/>
                <w:rtl/>
                <w:lang w:bidi="ar-EG"/>
              </w:rPr>
              <w:t xml:space="preserve"> 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الإفطار مباشرة)</w:t>
            </w:r>
          </w:p>
          <w:p w14:paraId="07AADD18" w14:textId="1DFE94D3" w:rsidR="00507A9D" w:rsidRPr="00956CBF" w:rsidRDefault="00DB35C2" w:rsidP="00DB35C2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+ </w:t>
            </w:r>
            <w:r w:rsidR="00507A9D" w:rsidRPr="00956CBF">
              <w:rPr>
                <w:sz w:val="28"/>
                <w:szCs w:val="28"/>
                <w:lang w:bidi="ar-EG"/>
              </w:rPr>
              <w:t>Oatmeal</w:t>
            </w:r>
            <w:r w:rsidR="00507A9D" w:rsidRPr="00956CBF">
              <w:rPr>
                <w:rStyle w:val="mpj7bzys"/>
                <w:rFonts w:ascii="Segoe UI Emoji" w:hAnsi="Segoe UI Emoji" w:cs="Segoe UI Emoji"/>
              </w:rPr>
              <w:t>🥣</w:t>
            </w:r>
            <w:r w:rsidR="00507A9D"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7AD9BD85" w14:textId="0E48864A" w:rsidR="00DB35C2" w:rsidRDefault="00507A9D" w:rsidP="00DB35C2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½ كوب شوفان + </w:t>
            </w:r>
            <w:r w:rsidR="00DB35C2">
              <w:rPr>
                <w:rFonts w:hint="cs"/>
                <w:sz w:val="28"/>
                <w:szCs w:val="28"/>
                <w:rtl/>
                <w:lang w:bidi="ar-EG"/>
              </w:rPr>
              <w:t xml:space="preserve">1 كوب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حليب خالي الدسم</w:t>
            </w:r>
          </w:p>
          <w:p w14:paraId="2C638855" w14:textId="4AA01887" w:rsidR="00507A9D" w:rsidRPr="00407B80" w:rsidRDefault="00507A9D" w:rsidP="00DB35C2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+ قطع التفاح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eastAsia="Segoe UI Emoji" w:hAnsi="Segoe UI Emoji" w:cs="Segoe UI Emoji" w:hint="cs"/>
                <w:sz w:val="28"/>
                <w:szCs w:val="28"/>
                <w:rtl/>
                <w:lang w:bidi="ar-EG"/>
              </w:rPr>
              <w:t>🍏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586675" w:rsidRPr="00A00CC6" w14:paraId="66A503B7" w14:textId="77777777" w:rsidTr="00D6342C">
        <w:trPr>
          <w:cantSplit/>
          <w:trHeight w:val="8640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0952DDCA" w14:textId="77777777" w:rsidR="00586675" w:rsidRPr="00F92F48" w:rsidRDefault="00586675" w:rsidP="0058667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3E8752F0" w14:textId="7F663628" w:rsidR="00586675" w:rsidRDefault="00586675" w:rsidP="00586675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2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3E256CF7" w14:textId="1021F3BC" w:rsidR="00586675" w:rsidRPr="00E67E44" w:rsidRDefault="00586675" w:rsidP="00586675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>أو</w:t>
            </w: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3CD20590" w14:textId="77777777" w:rsidR="00586675" w:rsidRPr="000D26EA" w:rsidRDefault="00586675" w:rsidP="00586675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68858DFD" w14:textId="16FB9244" w:rsidR="00586675" w:rsidRPr="000F7F77" w:rsidRDefault="00586675" w:rsidP="00586675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FE365C" w:rsidRPr="00A00CC6" w14:paraId="281FBF52" w14:textId="77777777" w:rsidTr="00D6342C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5A0033CD" w14:textId="77777777" w:rsidR="00FE365C" w:rsidRPr="00F92F48" w:rsidRDefault="00FE365C" w:rsidP="00FE365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4D01890" w14:textId="2CE17F2C" w:rsidR="00FE365C" w:rsidRPr="00F92F48" w:rsidRDefault="00FE365C" w:rsidP="00FE365C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61D8884F" wp14:editId="4AF229EC">
                  <wp:extent cx="914400" cy="914400"/>
                  <wp:effectExtent l="0" t="0" r="0" b="0"/>
                  <wp:docPr id="767472683" name="Graphic 767472683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E4B2507" w14:textId="1F4BAD43" w:rsidR="00FE365C" w:rsidRPr="00983F53" w:rsidRDefault="00FE365C" w:rsidP="00FE365C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F6C8AF" w14:textId="77777777" w:rsidR="00FE365C" w:rsidRPr="00956CBF" w:rsidRDefault="00FE365C" w:rsidP="00FE365C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ins w:id="2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03747" behindDoc="0" locked="0" layoutInCell="1" allowOverlap="1" wp14:anchorId="0D2141FF" wp14:editId="4FED88D6">
                    <wp:simplePos x="0" y="0"/>
                    <wp:positionH relativeFrom="column">
                      <wp:posOffset>-1499870</wp:posOffset>
                    </wp:positionH>
                    <wp:positionV relativeFrom="paragraph">
                      <wp:posOffset>7620</wp:posOffset>
                    </wp:positionV>
                    <wp:extent cx="1365250" cy="1336675"/>
                    <wp:effectExtent l="0" t="0" r="6350" b="0"/>
                    <wp:wrapSquare wrapText="bothSides"/>
                    <wp:docPr id="1484145439" name="Picture 2" descr="Ground Beef Stir Fry (video!) | Get Inspired Everyday!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Ground Beef Stir Fry (video!) | Get Inspired Everyday!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7162" r="14757"/>
                            <a:stretch/>
                          </pic:blipFill>
                          <pic:spPr bwMode="auto">
                            <a:xfrm>
                              <a:off x="0" y="0"/>
                              <a:ext cx="1365250" cy="13366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3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02723" behindDoc="0" locked="0" layoutInCell="1" allowOverlap="1" wp14:anchorId="66A7523B" wp14:editId="3C0A8F21">
                    <wp:simplePos x="0" y="0"/>
                    <wp:positionH relativeFrom="column">
                      <wp:posOffset>-1499870</wp:posOffset>
                    </wp:positionH>
                    <wp:positionV relativeFrom="paragraph">
                      <wp:posOffset>7620</wp:posOffset>
                    </wp:positionV>
                    <wp:extent cx="1365250" cy="1336675"/>
                    <wp:effectExtent l="0" t="0" r="6350" b="0"/>
                    <wp:wrapSquare wrapText="bothSides"/>
                    <wp:docPr id="1203091996" name="Picture 2" descr="Ground Beef Stir Fry (video!) | Get Inspired Everyday!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Ground Beef Stir Fry (video!) | Get Inspired Everyday!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7162" r="14757"/>
                            <a:stretch/>
                          </pic:blipFill>
                          <pic:spPr bwMode="auto">
                            <a:xfrm>
                              <a:off x="0" y="0"/>
                              <a:ext cx="1365250" cy="13366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ال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عشاء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مباشرة)</w:t>
            </w:r>
          </w:p>
          <w:p w14:paraId="067D9F65" w14:textId="77777777" w:rsidR="00FE365C" w:rsidRPr="00956CBF" w:rsidRDefault="00FE365C" w:rsidP="00FE365C">
            <w:pPr>
              <w:bidi/>
              <w:jc w:val="center"/>
              <w:rPr>
                <w:sz w:val="28"/>
                <w:szCs w:val="28"/>
              </w:rPr>
            </w:pPr>
            <w:r w:rsidRPr="00956CBF">
              <w:rPr>
                <w:sz w:val="28"/>
                <w:szCs w:val="28"/>
              </w:rPr>
              <w:t>Minced meat with vegetables</w:t>
            </w:r>
          </w:p>
          <w:p w14:paraId="0DF91823" w14:textId="1C58938D" w:rsidR="00FE365C" w:rsidRPr="00407B80" w:rsidRDefault="00FE365C" w:rsidP="00FE365C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ascii="Segoe UI Emoji" w:hAnsi="Segoe UI Emoji" w:hint="cs"/>
                <w:sz w:val="28"/>
                <w:szCs w:val="28"/>
                <w:rtl/>
              </w:rPr>
              <w:t xml:space="preserve">(1 كوب لحم مفروم + قطع الخضار) 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+ </w:t>
            </w:r>
            <w:r w:rsidRPr="00956CBF">
              <w:rPr>
                <w:rFonts w:cs="Arial"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كوب </w:t>
            </w:r>
            <w:r w:rsidRPr="00956CBF">
              <w:rPr>
                <w:rFonts w:cs="Arial"/>
                <w:sz w:val="28"/>
                <w:szCs w:val="28"/>
                <w:lang w:bidi="ar-EG"/>
              </w:rPr>
              <w:t>Garden salad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  <w:r w:rsidRPr="00956CBF">
              <w:t xml:space="preserve"> </w:t>
            </w:r>
          </w:p>
        </w:tc>
      </w:tr>
    </w:tbl>
    <w:p w14:paraId="64FB8700" w14:textId="77777777" w:rsidR="00EA43B3" w:rsidRPr="0053383D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0A597A" w:rsidRPr="00A00CC6" w14:paraId="15F27589" w14:textId="77777777" w:rsidTr="00C850AB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textDirection w:val="tbRl"/>
            <w:vAlign w:val="center"/>
          </w:tcPr>
          <w:p w14:paraId="4D9F7F60" w14:textId="225BCBD3" w:rsidR="000A597A" w:rsidRPr="00F92F48" w:rsidRDefault="000A597A" w:rsidP="000A597A">
            <w:pPr>
              <w:shd w:val="clear" w:color="auto" w:fill="C9FBED" w:themeFill="accent4" w:themeFillTint="33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الإثنين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AE6743E" w14:textId="77777777" w:rsidR="000A597A" w:rsidRPr="00F92F48" w:rsidRDefault="000A597A" w:rsidP="000A597A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53052F23" wp14:editId="08EE34A0">
                  <wp:extent cx="851765" cy="567690"/>
                  <wp:effectExtent l="0" t="0" r="5715" b="3810"/>
                  <wp:docPr id="12" name="Picture 12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76065DB7" w14:textId="15EAB604" w:rsidR="000A597A" w:rsidRPr="006D5427" w:rsidRDefault="000A597A" w:rsidP="000A597A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8A67A2" w14:textId="77777777" w:rsidR="000A597A" w:rsidRPr="00956CBF" w:rsidRDefault="000A597A" w:rsidP="000A597A">
            <w:pPr>
              <w:bidi/>
              <w:jc w:val="center"/>
              <w:rPr>
                <w:color w:val="0000FF"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2382243" behindDoc="0" locked="0" layoutInCell="1" allowOverlap="1" wp14:anchorId="5AFFEED1" wp14:editId="2779A763">
                  <wp:simplePos x="1358900" y="1268095"/>
                  <wp:positionH relativeFrom="margin">
                    <wp:posOffset>2642235</wp:posOffset>
                  </wp:positionH>
                  <wp:positionV relativeFrom="margin">
                    <wp:posOffset>-635</wp:posOffset>
                  </wp:positionV>
                  <wp:extent cx="1663065" cy="1198880"/>
                  <wp:effectExtent l="0" t="0" r="0" b="1270"/>
                  <wp:wrapSquare wrapText="bothSides"/>
                  <wp:docPr id="1338810884" name="Picture 4" descr="Creamy Dill Egg Salad Wrap with Fresh Gre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reamy Dill Egg Salad Wrap with Fresh Green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89" b="14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19888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del w:id="4" w:author="Maha Fawzi" w:date="2025-10-19T01:05:00Z">
              <w:r w:rsidRPr="00956CBF">
                <w:rPr>
                  <w:noProof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drawing>
                  <wp:anchor distT="0" distB="0" distL="114300" distR="114300" simplePos="0" relativeHeight="252383267" behindDoc="0" locked="0" layoutInCell="1" allowOverlap="1" wp14:anchorId="0117442E" wp14:editId="749F4990">
                    <wp:simplePos x="977265" y="1712595"/>
                    <wp:positionH relativeFrom="margin">
                      <wp:posOffset>-97790</wp:posOffset>
                    </wp:positionH>
                    <wp:positionV relativeFrom="margin">
                      <wp:posOffset>10795</wp:posOffset>
                    </wp:positionV>
                    <wp:extent cx="1513205" cy="897255"/>
                    <wp:effectExtent l="0" t="0" r="0" b="0"/>
                    <wp:wrapSquare wrapText="bothSides"/>
                    <wp:docPr id="1426039294" name="Picture 3" descr="A sandwich with eggs and lettuce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20415195" name="Picture 3" descr="A sandwich with eggs and lettuce&#10;&#10;Description automatically generate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3205" cy="8972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الإفطار مباشرة)</w:t>
            </w:r>
          </w:p>
          <w:p w14:paraId="22B68F24" w14:textId="154A4C1E" w:rsidR="000A597A" w:rsidRPr="00956CBF" w:rsidRDefault="000A597A" w:rsidP="000A597A">
            <w:pPr>
              <w:bidi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+ </w:t>
            </w:r>
            <w:r w:rsidRPr="00956CBF">
              <w:rPr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Egg </w:t>
            </w:r>
            <w:r>
              <w:rPr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wrap</w:t>
            </w:r>
          </w:p>
          <w:p w14:paraId="440BDB8C" w14:textId="509E1106" w:rsidR="000A597A" w:rsidRPr="00407B80" w:rsidRDefault="000A597A" w:rsidP="000A597A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(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بيضة مسلوقة أو مقلية</w:t>
            </w:r>
            <w:r w:rsidRPr="00956CBF">
              <w:rPr>
                <w:sz w:val="28"/>
                <w:szCs w:val="28"/>
                <w:lang w:bidi="ar-EG"/>
              </w:rPr>
              <w:t xml:space="preserve">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+ </w:t>
            </w:r>
            <w:r w:rsidRPr="00956CBF">
              <w:rPr>
                <w:rFonts w:hint="cs"/>
                <w:sz w:val="28"/>
                <w:szCs w:val="28"/>
                <w:rtl/>
              </w:rPr>
              <w:t xml:space="preserve">شرائح </w:t>
            </w:r>
            <w:r>
              <w:rPr>
                <w:rFonts w:hint="cs"/>
                <w:sz w:val="28"/>
                <w:szCs w:val="28"/>
                <w:rtl/>
              </w:rPr>
              <w:t>الخس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 xml:space="preserve"> 🥬</w:t>
            </w:r>
            <w:r w:rsidRPr="00956CBF">
              <w:rPr>
                <w:rFonts w:hint="cs"/>
                <w:sz w:val="28"/>
                <w:szCs w:val="28"/>
                <w:rtl/>
              </w:rPr>
              <w:t xml:space="preserve"> +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½ رغيف خبز براون تورتيلا أو ½ رغيف خبز بلدي</w:t>
            </w:r>
            <w:r w:rsidRPr="00956CBF">
              <w:rPr>
                <w:rFonts w:ascii="Segoe UI Emoji" w:hAnsi="Segoe UI Emoji" w:cs="Arial" w:hint="cs"/>
                <w:sz w:val="28"/>
                <w:szCs w:val="28"/>
                <w:rtl/>
                <w:lang w:bidi="ar-EG"/>
              </w:rPr>
              <w:t>)</w:t>
            </w:r>
          </w:p>
        </w:tc>
      </w:tr>
      <w:tr w:rsidR="008A315C" w:rsidRPr="00A00CC6" w14:paraId="7B56AD44" w14:textId="77777777" w:rsidTr="00C850AB">
        <w:trPr>
          <w:cantSplit/>
          <w:trHeight w:val="8640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1193BCEC" w14:textId="77777777" w:rsidR="008A315C" w:rsidRPr="00F92F48" w:rsidRDefault="008A315C" w:rsidP="008A315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6BC36D64" w14:textId="420A6070" w:rsidR="008A315C" w:rsidRDefault="008A315C" w:rsidP="008A315C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987FF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4348965B" w14:textId="77777777" w:rsidR="008A315C" w:rsidRPr="00E67E44" w:rsidRDefault="008A315C" w:rsidP="008A315C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>أو</w:t>
            </w: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52BCF2CE" w14:textId="77777777" w:rsidR="008A315C" w:rsidRPr="000D26EA" w:rsidRDefault="008A315C" w:rsidP="008A315C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35BBA932" w14:textId="77777777" w:rsidR="008A315C" w:rsidRPr="000F7F77" w:rsidRDefault="008A315C" w:rsidP="008A315C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FA601B" w:rsidRPr="00A00CC6" w14:paraId="375BACE9" w14:textId="77777777" w:rsidTr="00C850AB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4741FC32" w14:textId="77777777" w:rsidR="00FA601B" w:rsidRPr="00F92F48" w:rsidRDefault="00FA601B" w:rsidP="00FA601B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974D29F" w14:textId="77777777" w:rsidR="00FA601B" w:rsidRPr="00F92F48" w:rsidRDefault="00FA601B" w:rsidP="00FA601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6AB02F25" wp14:editId="040D7BCE">
                  <wp:extent cx="914400" cy="914400"/>
                  <wp:effectExtent l="0" t="0" r="0" b="0"/>
                  <wp:docPr id="15" name="Graphic 15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21C0EA0A" w14:textId="77777777" w:rsidR="00FA601B" w:rsidRPr="00983F53" w:rsidRDefault="00FA601B" w:rsidP="00FA601B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A5791F" w14:textId="313EE79E" w:rsidR="00FA601B" w:rsidRPr="00956CBF" w:rsidRDefault="00FA601B" w:rsidP="00FA601B">
            <w:pPr>
              <w:bidi/>
              <w:jc w:val="center"/>
              <w:rPr>
                <w:color w:val="0000FF"/>
                <w:sz w:val="28"/>
                <w:szCs w:val="28"/>
                <w:lang w:bidi="ar-EG"/>
              </w:rPr>
            </w:pPr>
            <w:ins w:id="5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21155" behindDoc="0" locked="0" layoutInCell="1" allowOverlap="1" wp14:anchorId="4EB0F716" wp14:editId="1BD28A36">
                    <wp:simplePos x="1543050" y="4438650"/>
                    <wp:positionH relativeFrom="margin">
                      <wp:posOffset>-107950</wp:posOffset>
                    </wp:positionH>
                    <wp:positionV relativeFrom="margin">
                      <wp:posOffset>-85090</wp:posOffset>
                    </wp:positionV>
                    <wp:extent cx="1487805" cy="1272540"/>
                    <wp:effectExtent l="0" t="0" r="0" b="0"/>
                    <wp:wrapSquare wrapText="bothSides"/>
                    <wp:docPr id="896389393" name="Picture 2" descr="طريقة عمل أفخاد الدجاج المشوية مع الفطر - وصفات طبخ - وصفات دجاج -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طريقة عمل أفخاد الدجاج المشوية مع الفطر - وصفات طبخ - وصفات دجاج -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3551" t="15385" r="-2959" b="-6510"/>
                            <a:stretch/>
                          </pic:blipFill>
                          <pic:spPr bwMode="auto">
                            <a:xfrm>
                              <a:off x="0" y="0"/>
                              <a:ext cx="1487805" cy="127254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6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20131" behindDoc="0" locked="0" layoutInCell="1" allowOverlap="1" wp14:anchorId="76E99BC7" wp14:editId="7B0A216B">
                    <wp:simplePos x="1543050" y="4438650"/>
                    <wp:positionH relativeFrom="margin">
                      <wp:posOffset>2811780</wp:posOffset>
                    </wp:positionH>
                    <wp:positionV relativeFrom="margin">
                      <wp:posOffset>-635</wp:posOffset>
                    </wp:positionV>
                    <wp:extent cx="1487805" cy="1272540"/>
                    <wp:effectExtent l="0" t="0" r="0" b="0"/>
                    <wp:wrapSquare wrapText="bothSides"/>
                    <wp:docPr id="625861846" name="Picture 2" descr="طريقة عمل أفخاد الدجاج المشوية مع الفطر - وصفات طبخ - وصفات دجاج -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طريقة عمل أفخاد الدجاج المشوية مع الفطر - وصفات طبخ - وصفات دجاج -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3551" t="15385" r="-2959" b="-6510"/>
                            <a:stretch/>
                          </pic:blipFill>
                          <pic:spPr bwMode="auto">
                            <a:xfrm>
                              <a:off x="0" y="0"/>
                              <a:ext cx="1487805" cy="127254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العشاء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مباشرة)</w:t>
            </w:r>
          </w:p>
          <w:p w14:paraId="1340C895" w14:textId="03B426BE" w:rsidR="00FA601B" w:rsidRPr="00407B80" w:rsidRDefault="00FA601B" w:rsidP="00FA601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cs="Arial" w:hint="cs"/>
                <w:sz w:val="28"/>
                <w:szCs w:val="28"/>
                <w:rtl/>
              </w:rPr>
              <w:t xml:space="preserve">3 قطع </w:t>
            </w:r>
            <w:r>
              <w:rPr>
                <w:rFonts w:cs="Arial" w:hint="cs"/>
                <w:sz w:val="28"/>
                <w:szCs w:val="28"/>
                <w:rtl/>
              </w:rPr>
              <w:t>دبابيس</w:t>
            </w:r>
            <w:r w:rsidRPr="00956CBF">
              <w:rPr>
                <w:rFonts w:cs="Arial" w:hint="cs"/>
                <w:sz w:val="28"/>
                <w:szCs w:val="28"/>
                <w:rtl/>
              </w:rPr>
              <w:t xml:space="preserve"> دجاج مشوية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+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cs="Arial"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كوب </w:t>
            </w:r>
            <w:r>
              <w:rPr>
                <w:rFonts w:cs="Arial"/>
                <w:sz w:val="28"/>
                <w:szCs w:val="28"/>
                <w:lang w:bidi="ar-EG"/>
              </w:rPr>
              <w:t xml:space="preserve"> </w:t>
            </w:r>
            <w:r w:rsidRPr="00956CBF">
              <w:rPr>
                <w:rFonts w:cs="Arial"/>
                <w:sz w:val="28"/>
                <w:szCs w:val="28"/>
                <w:lang w:bidi="ar-EG"/>
              </w:rPr>
              <w:t>Garden salad</w:t>
            </w: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  <w:r w:rsidRPr="00956CBF">
              <w:t xml:space="preserve"> </w:t>
            </w:r>
          </w:p>
        </w:tc>
      </w:tr>
    </w:tbl>
    <w:p w14:paraId="2076FF84" w14:textId="77777777" w:rsidR="00EA43B3" w:rsidRDefault="00EA43B3" w:rsidP="00EA43B3">
      <w:pPr>
        <w:bidi/>
        <w:rPr>
          <w:rtl/>
        </w:rPr>
      </w:pPr>
    </w:p>
    <w:p w14:paraId="619D4FC1" w14:textId="77777777" w:rsidR="00EA43B3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6C41BE" w:rsidRPr="00A00CC6" w14:paraId="5E6FB887" w14:textId="77777777" w:rsidTr="00C850AB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textDirection w:val="tbRl"/>
            <w:vAlign w:val="center"/>
          </w:tcPr>
          <w:p w14:paraId="535339C3" w14:textId="052C40DA" w:rsidR="006C41BE" w:rsidRPr="00F92F48" w:rsidRDefault="006C41BE" w:rsidP="006C41BE">
            <w:pPr>
              <w:shd w:val="clear" w:color="auto" w:fill="C9FBED" w:themeFill="accent4" w:themeFillTint="33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الثلاثاء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ADBCF8C" w14:textId="77777777" w:rsidR="006C41BE" w:rsidRPr="00F92F48" w:rsidRDefault="006C41BE" w:rsidP="006C41B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108BB0E8" wp14:editId="5A0E6A3A">
                  <wp:extent cx="851765" cy="567690"/>
                  <wp:effectExtent l="0" t="0" r="5715" b="3810"/>
                  <wp:docPr id="18" name="Picture 18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1DB6024E" w14:textId="4BD81D66" w:rsidR="006C41BE" w:rsidRPr="006D5427" w:rsidRDefault="006C41BE" w:rsidP="006C41BE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9630953" w14:textId="77777777" w:rsidR="006C41BE" w:rsidRDefault="006C41BE" w:rsidP="006C41BE">
            <w:pPr>
              <w:bidi/>
              <w:jc w:val="center"/>
              <w:rPr>
                <w:noProof/>
                <w:sz w:val="28"/>
                <w:szCs w:val="28"/>
                <w:rtl/>
                <w:lang w:val="ar-SA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SA"/>
              </w:rPr>
              <w:drawing>
                <wp:anchor distT="0" distB="0" distL="114300" distR="114300" simplePos="0" relativeHeight="252391459" behindDoc="0" locked="0" layoutInCell="1" allowOverlap="1" wp14:anchorId="3A5971D8" wp14:editId="147147A2">
                  <wp:simplePos x="1652270" y="980440"/>
                  <wp:positionH relativeFrom="margin">
                    <wp:posOffset>2623820</wp:posOffset>
                  </wp:positionH>
                  <wp:positionV relativeFrom="margin">
                    <wp:posOffset>-11430</wp:posOffset>
                  </wp:positionV>
                  <wp:extent cx="1718310" cy="1212850"/>
                  <wp:effectExtent l="0" t="0" r="0" b="6350"/>
                  <wp:wrapSquare wrapText="bothSides"/>
                  <wp:docPr id="19441264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126425" name="Picture 1944126425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70" t="6774" r="12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310" cy="121285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69A120" w14:textId="77777777" w:rsidR="006C41BE" w:rsidRPr="00956CBF" w:rsidRDefault="006C41BE" w:rsidP="006C41BE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(2 كوب ماء قبل وجبة الإفطار مباشرة) </w:t>
            </w:r>
          </w:p>
          <w:p w14:paraId="59AD0A44" w14:textId="5EDEAB02" w:rsidR="006C41BE" w:rsidRPr="00407B80" w:rsidRDefault="006C41BE" w:rsidP="006C41BE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+ 4 ملاعق فول + 2 شريحة باذنجان مشوي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2B291C">
              <w:rPr>
                <w:rFonts w:hint="cs"/>
                <w:noProof/>
                <w:sz w:val="28"/>
                <w:szCs w:val="28"/>
                <w:rtl/>
              </w:rPr>
              <w:t>+ ½ رغيف خبز بلدي</w:t>
            </w:r>
            <w:r>
              <w:rPr>
                <w:rFonts w:hint="cs"/>
                <w:noProof/>
                <w:sz w:val="28"/>
                <w:szCs w:val="28"/>
                <w:rtl/>
              </w:rPr>
              <w:t xml:space="preserve"> أو ½ رغيف خبز براون تورتيلا</w:t>
            </w:r>
            <w:r w:rsidRPr="002B291C">
              <w:rPr>
                <w:rFonts w:hint="cs"/>
                <w:noProof/>
                <w:sz w:val="28"/>
                <w:szCs w:val="28"/>
                <w:rtl/>
              </w:rPr>
              <w:t xml:space="preserve"> </w:t>
            </w:r>
          </w:p>
        </w:tc>
      </w:tr>
      <w:tr w:rsidR="008A315C" w:rsidRPr="00A00CC6" w14:paraId="79673ABC" w14:textId="77777777" w:rsidTr="00C850AB">
        <w:trPr>
          <w:cantSplit/>
          <w:trHeight w:val="8640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7F070D79" w14:textId="77777777" w:rsidR="008A315C" w:rsidRPr="00F92F48" w:rsidRDefault="008A315C" w:rsidP="008A315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4C9CD384" w14:textId="5C7A59A8" w:rsidR="008A315C" w:rsidRDefault="008A315C" w:rsidP="008A315C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436DB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376B52D5" w14:textId="77777777" w:rsidR="008A315C" w:rsidRPr="00E67E44" w:rsidRDefault="008A315C" w:rsidP="008A315C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>أو</w:t>
            </w: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2B559417" w14:textId="77777777" w:rsidR="008A315C" w:rsidRPr="000D26EA" w:rsidRDefault="008A315C" w:rsidP="008A315C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0D1F009D" w14:textId="77777777" w:rsidR="008A315C" w:rsidRPr="000F7F77" w:rsidRDefault="008A315C" w:rsidP="008A315C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F7592B" w:rsidRPr="00A00CC6" w14:paraId="286046DF" w14:textId="77777777" w:rsidTr="00C850AB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  <w:vAlign w:val="center"/>
          </w:tcPr>
          <w:p w14:paraId="084524E1" w14:textId="77777777" w:rsidR="00F7592B" w:rsidRPr="00F92F48" w:rsidRDefault="00F7592B" w:rsidP="00F7592B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FA47279" w14:textId="77777777" w:rsidR="00F7592B" w:rsidRPr="00F92F48" w:rsidRDefault="00F7592B" w:rsidP="00F7592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4A7BEF4D" wp14:editId="0F982FB2">
                  <wp:extent cx="914400" cy="914400"/>
                  <wp:effectExtent l="0" t="0" r="0" b="0"/>
                  <wp:docPr id="21" name="Graphic 21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2C888A3" w14:textId="77777777" w:rsidR="00F7592B" w:rsidRPr="00983F53" w:rsidRDefault="00F7592B" w:rsidP="00F7592B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E490F0" w14:textId="623A3CC5" w:rsidR="00F7592B" w:rsidRPr="00956CBF" w:rsidRDefault="00F7592B" w:rsidP="00F47BF8">
            <w:pPr>
              <w:bidi/>
              <w:jc w:val="center"/>
              <w:rPr>
                <w:color w:val="FF0000"/>
                <w:sz w:val="28"/>
                <w:szCs w:val="28"/>
              </w:rPr>
            </w:pPr>
            <w:ins w:id="7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11939" behindDoc="0" locked="0" layoutInCell="1" allowOverlap="1" wp14:anchorId="7E390ADC" wp14:editId="6D629999">
                    <wp:simplePos x="0" y="0"/>
                    <wp:positionH relativeFrom="margin">
                      <wp:posOffset>219075</wp:posOffset>
                    </wp:positionH>
                    <wp:positionV relativeFrom="margin">
                      <wp:posOffset>-327660</wp:posOffset>
                    </wp:positionV>
                    <wp:extent cx="1029970" cy="1549400"/>
                    <wp:effectExtent l="6985" t="0" r="5715" b="5715"/>
                    <wp:wrapSquare wrapText="bothSides"/>
                    <wp:docPr id="1075793839" name="Picture 3" descr="Baked Fish Masala-Whole Fish Masala Recipe - Feast with Safiy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65927236" name="Picture 3" descr="Baked Fish Masala-Whole Fish Masala Recipe - Feast with Safiy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0" y="0"/>
                              <a:ext cx="1029970" cy="15494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8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10915" behindDoc="0" locked="0" layoutInCell="1" allowOverlap="1" wp14:anchorId="7AAB7033" wp14:editId="1DFC4AD7">
                    <wp:simplePos x="0" y="0"/>
                    <wp:positionH relativeFrom="margin">
                      <wp:posOffset>3274060</wp:posOffset>
                    </wp:positionH>
                    <wp:positionV relativeFrom="margin">
                      <wp:posOffset>-283210</wp:posOffset>
                    </wp:positionV>
                    <wp:extent cx="1029970" cy="1549400"/>
                    <wp:effectExtent l="6985" t="0" r="5715" b="5715"/>
                    <wp:wrapSquare wrapText="bothSides"/>
                    <wp:docPr id="174495249" name="Picture 3" descr="Baked Fish Masala-Whole Fish Masala Recipe - Feast with Safiy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65927236" name="Picture 3" descr="Baked Fish Masala-Whole Fish Masala Recipe - Feast with Safiy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0" y="0"/>
                              <a:ext cx="1029970" cy="15494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="00F47BF8">
              <w:rPr>
                <w:color w:val="0000FF"/>
                <w:sz w:val="28"/>
                <w:szCs w:val="28"/>
                <w:rtl/>
                <w:lang w:bidi="ar-EG"/>
              </w:rPr>
              <w:t>(2 كوب ماء قبل وجبة ال</w:t>
            </w:r>
            <w:r w:rsidR="00F47BF8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عش</w:t>
            </w:r>
            <w:r w:rsidR="00F47BF8">
              <w:rPr>
                <w:color w:val="0000FF"/>
                <w:sz w:val="28"/>
                <w:szCs w:val="28"/>
                <w:rtl/>
                <w:lang w:bidi="ar-EG"/>
              </w:rPr>
              <w:t>اء مباشرة)</w:t>
            </w:r>
          </w:p>
          <w:p w14:paraId="18E325E4" w14:textId="77777777" w:rsidR="003E4464" w:rsidRDefault="00F7592B" w:rsidP="00F47BF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3 قطع سمك مشوي </w:t>
            </w:r>
            <w:r w:rsidRPr="00956CBF">
              <w:rPr>
                <w:sz w:val="28"/>
                <w:szCs w:val="28"/>
                <w:rtl/>
                <w:lang w:bidi="ar-EG"/>
              </w:rPr>
              <w:t>+</w:t>
            </w:r>
          </w:p>
          <w:p w14:paraId="756E6D33" w14:textId="0366C6BE" w:rsidR="00F7592B" w:rsidRPr="00407B80" w:rsidRDefault="00F7592B" w:rsidP="003E4464">
            <w:pPr>
              <w:bidi/>
              <w:jc w:val="center"/>
              <w:rPr>
                <w:sz w:val="28"/>
                <w:szCs w:val="28"/>
                <w:rtl/>
              </w:rPr>
            </w:pPr>
            <w:r w:rsidRPr="00956CBF">
              <w:rPr>
                <w:sz w:val="28"/>
                <w:szCs w:val="28"/>
                <w:rtl/>
                <w:lang w:bidi="ar-EG"/>
              </w:rPr>
              <w:t xml:space="preserve"> </w:t>
            </w:r>
            <w:r w:rsidR="00F47BF8"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كوب </w:t>
            </w:r>
            <w:r w:rsidRPr="00956CBF">
              <w:rPr>
                <w:sz w:val="28"/>
                <w:szCs w:val="28"/>
                <w:lang w:bidi="ar-EG"/>
              </w:rPr>
              <w:t>Garden salad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</w:p>
        </w:tc>
      </w:tr>
    </w:tbl>
    <w:p w14:paraId="6B098FE1" w14:textId="77777777" w:rsidR="00EA43B3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4F1605" w:rsidRPr="00A00CC6" w14:paraId="54C717E4" w14:textId="77777777" w:rsidTr="00C85D3B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1F4B6"/>
            <w:textDirection w:val="tbRl"/>
            <w:vAlign w:val="center"/>
          </w:tcPr>
          <w:p w14:paraId="30C73AFF" w14:textId="5A6A7530" w:rsidR="004F1605" w:rsidRPr="00F92F48" w:rsidRDefault="004F1605" w:rsidP="004F1605">
            <w:pPr>
              <w:shd w:val="clear" w:color="auto" w:fill="D1F4B6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الأربعاء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62F1669" w14:textId="5D2EF6A2" w:rsidR="004F1605" w:rsidRPr="00F92F48" w:rsidRDefault="004F1605" w:rsidP="004F160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6DB884AF" wp14:editId="5AC713A0">
                  <wp:extent cx="851765" cy="567690"/>
                  <wp:effectExtent l="0" t="0" r="5715" b="3810"/>
                  <wp:docPr id="1496664842" name="Picture 1496664842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377BA8D1" w14:textId="5CDA7BC7" w:rsidR="004F1605" w:rsidRPr="006D5427" w:rsidRDefault="004F1605" w:rsidP="004F1605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5337EDE" w14:textId="15AA5D8C" w:rsidR="004F1605" w:rsidRDefault="004F1605" w:rsidP="004F1605">
            <w:pPr>
              <w:bidi/>
              <w:jc w:val="center"/>
              <w:rPr>
                <w:color w:val="0000FF"/>
                <w:sz w:val="28"/>
                <w:szCs w:val="28"/>
                <w:lang w:bidi="ar-EG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val="ar-EG" w:bidi="ar-EG"/>
              </w:rPr>
              <w:drawing>
                <wp:anchor distT="0" distB="0" distL="114300" distR="114300" simplePos="0" relativeHeight="252385315" behindDoc="0" locked="0" layoutInCell="1" allowOverlap="1" wp14:anchorId="79D0A682" wp14:editId="77DCC0C3">
                  <wp:simplePos x="1198880" y="7599680"/>
                  <wp:positionH relativeFrom="margin">
                    <wp:posOffset>2414905</wp:posOffset>
                  </wp:positionH>
                  <wp:positionV relativeFrom="margin">
                    <wp:posOffset>102235</wp:posOffset>
                  </wp:positionV>
                  <wp:extent cx="1887220" cy="1016635"/>
                  <wp:effectExtent l="0" t="0" r="0" b="0"/>
                  <wp:wrapSquare wrapText="bothSides"/>
                  <wp:docPr id="200733116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331168" name="Picture 2007331168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9" t="42635" r="8932" b="9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220" cy="10166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FF"/>
                <w:sz w:val="28"/>
                <w:szCs w:val="28"/>
                <w:rtl/>
                <w:lang w:bidi="ar-EG"/>
              </w:rPr>
              <w:t>(2 كوب ماء قبل وجبة الإفطار مباشرة)</w:t>
            </w:r>
          </w:p>
          <w:p w14:paraId="2683412D" w14:textId="737C051B" w:rsidR="004F1605" w:rsidRPr="005674EA" w:rsidRDefault="004F1605" w:rsidP="004F1605">
            <w:pPr>
              <w:bidi/>
              <w:jc w:val="center"/>
              <w:rPr>
                <w:color w:val="000000" w:themeColor="text1"/>
                <w:sz w:val="28"/>
                <w:szCs w:val="28"/>
                <w:rtl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+ </w:t>
            </w:r>
            <w:r w:rsidRPr="00956CBF">
              <w:rPr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Omelet</w:t>
            </w:r>
          </w:p>
          <w:p w14:paraId="3797C757" w14:textId="14682142" w:rsidR="004F1605" w:rsidRPr="00407B80" w:rsidRDefault="004F1605" w:rsidP="004F1605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sz w:val="28"/>
                <w:szCs w:val="28"/>
                <w:lang w:bidi="ar-EG"/>
              </w:rPr>
              <w:t xml:space="preserve">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(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بيضه + إضاف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ا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ت الخضار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والمشروم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حسب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>الرغبة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) </w:t>
            </w:r>
            <w:r w:rsidRPr="002B291C">
              <w:rPr>
                <w:rFonts w:hint="cs"/>
                <w:noProof/>
                <w:sz w:val="28"/>
                <w:szCs w:val="28"/>
                <w:rtl/>
              </w:rPr>
              <w:t>+ ½ رغيف خبز بلدي</w:t>
            </w:r>
            <w:r>
              <w:rPr>
                <w:rFonts w:hint="cs"/>
                <w:noProof/>
                <w:sz w:val="28"/>
                <w:szCs w:val="28"/>
                <w:rtl/>
              </w:rPr>
              <w:t xml:space="preserve"> أو ½ رغيف خبز براون تورتيلا</w:t>
            </w:r>
            <w:r w:rsidRPr="002B291C">
              <w:rPr>
                <w:rFonts w:hint="cs"/>
                <w:noProof/>
                <w:sz w:val="28"/>
                <w:szCs w:val="28"/>
                <w:rtl/>
              </w:rPr>
              <w:t xml:space="preserve"> +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خيار </w:t>
            </w:r>
            <w:r>
              <w:rPr>
                <w:sz w:val="28"/>
                <w:szCs w:val="28"/>
                <w:lang w:bidi="ar-EG"/>
              </w:rPr>
              <w:t xml:space="preserve">Cucumber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8"/>
                <w:szCs w:val="28"/>
                <w:lang w:bidi="ar-EG"/>
              </w:rPr>
              <mc:AlternateContent>
                <mc:Choice Requires="w16se">
                  <w16se:symEx w16se:font="Segoe UI Emoji" w16se:char="1F952"/>
                </mc:Choice>
                <mc:Fallback>
                  <w:t>🥒</w: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2B291C">
              <w:rPr>
                <w:rFonts w:hint="cs"/>
                <w:noProof/>
                <w:sz w:val="28"/>
                <w:szCs w:val="28"/>
                <w:rtl/>
              </w:rPr>
              <w:t>+ 1 كوب زبادي</w:t>
            </w:r>
          </w:p>
        </w:tc>
      </w:tr>
      <w:tr w:rsidR="002B7FF9" w:rsidRPr="00A00CC6" w14:paraId="6776EEBB" w14:textId="77777777" w:rsidTr="00C85D3B">
        <w:trPr>
          <w:cantSplit/>
          <w:trHeight w:val="8640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1F4B6"/>
            <w:vAlign w:val="center"/>
          </w:tcPr>
          <w:p w14:paraId="3DA43BFC" w14:textId="77777777" w:rsidR="002B7FF9" w:rsidRPr="00F92F48" w:rsidRDefault="002B7FF9" w:rsidP="002B7FF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2BEBF104" w14:textId="0B460E61" w:rsidR="002B7FF9" w:rsidRDefault="002B7FF9" w:rsidP="002B7FF9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6E764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1CB4C814" w14:textId="7170C3C1" w:rsidR="002B7FF9" w:rsidRPr="00E67E44" w:rsidRDefault="002B7FF9" w:rsidP="002B7FF9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5E6C6694" w14:textId="321B3C0D" w:rsidR="002B7FF9" w:rsidRPr="000D26EA" w:rsidRDefault="002B7FF9" w:rsidP="002B7FF9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1589EDDD" w14:textId="4697109A" w:rsidR="002B7FF9" w:rsidRPr="000F7F77" w:rsidRDefault="002B7FF9" w:rsidP="002B7FF9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B3094C" w:rsidRPr="00A00CC6" w14:paraId="49764B95" w14:textId="77777777" w:rsidTr="00C85D3B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1F4B6"/>
            <w:vAlign w:val="center"/>
          </w:tcPr>
          <w:p w14:paraId="0BC5F0F5" w14:textId="77777777" w:rsidR="00B3094C" w:rsidRPr="00F92F48" w:rsidRDefault="00B3094C" w:rsidP="00B3094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3B9995B" w14:textId="767579AB" w:rsidR="00B3094C" w:rsidRPr="00F92F48" w:rsidRDefault="00B3094C" w:rsidP="00B3094C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13C983B8" wp14:editId="34CEE137">
                  <wp:extent cx="914400" cy="914400"/>
                  <wp:effectExtent l="0" t="0" r="0" b="0"/>
                  <wp:docPr id="536750524" name="Graphic 536750524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23D144C" w14:textId="0C5870EB" w:rsidR="00B3094C" w:rsidRPr="006D5427" w:rsidRDefault="00B3094C" w:rsidP="00B3094C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641FF8" w14:textId="77777777" w:rsidR="00B3094C" w:rsidRPr="00956CBF" w:rsidRDefault="00B3094C" w:rsidP="00B3094C">
            <w:pPr>
              <w:bidi/>
              <w:jc w:val="center"/>
            </w:pPr>
            <w:ins w:id="9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24227" behindDoc="0" locked="0" layoutInCell="1" allowOverlap="1" wp14:anchorId="38070E9E" wp14:editId="01C885A4">
                    <wp:simplePos x="0" y="0"/>
                    <wp:positionH relativeFrom="margin">
                      <wp:posOffset>3236595</wp:posOffset>
                    </wp:positionH>
                    <wp:positionV relativeFrom="margin">
                      <wp:posOffset>-8255</wp:posOffset>
                    </wp:positionV>
                    <wp:extent cx="1063625" cy="1144905"/>
                    <wp:effectExtent l="0" t="0" r="3175" b="0"/>
                    <wp:wrapSquare wrapText="bothSides"/>
                    <wp:docPr id="2134177123" name="Picture 4" descr="‪Top Tips For Grilling The Perfect Steak | The Catering Butcher‬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‪Top Tips For Grilling The Perfect Steak | The Catering Butcher‬‏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63625" cy="114490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10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23203" behindDoc="0" locked="0" layoutInCell="1" allowOverlap="1" wp14:anchorId="04BB8793" wp14:editId="294CBF37">
                    <wp:simplePos x="0" y="0"/>
                    <wp:positionH relativeFrom="margin">
                      <wp:posOffset>3236595</wp:posOffset>
                    </wp:positionH>
                    <wp:positionV relativeFrom="margin">
                      <wp:posOffset>-8255</wp:posOffset>
                    </wp:positionV>
                    <wp:extent cx="1063625" cy="1144905"/>
                    <wp:effectExtent l="0" t="0" r="3175" b="0"/>
                    <wp:wrapSquare wrapText="bothSides"/>
                    <wp:docPr id="756630756" name="Picture 4" descr="‪Top Tips For Grilling The Perfect Steak | The Catering Butcher‬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‪Top Tips For Grilling The Perfect Steak | The Catering Butcher‬‏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63625" cy="114490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>
              <w:rPr>
                <w:rFonts w:hint="cs"/>
                <w:noProof/>
                <w:rtl/>
              </w:rPr>
              <w:t xml:space="preserve"> 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</w:rPr>
              <w:t>العشاء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مباشرة)</w:t>
            </w:r>
          </w:p>
          <w:p w14:paraId="0F65A4F7" w14:textId="6503696A" w:rsidR="00B3094C" w:rsidRPr="00407B80" w:rsidRDefault="00B3094C" w:rsidP="00B3094C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2 شريحة لحم مشوي </w:t>
            </w:r>
            <w:r w:rsidRPr="00956CBF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8"/>
                <w:szCs w:val="28"/>
                <w:rtl/>
                <w:lang w:bidi="ar-EG"/>
              </w:rPr>
              <mc:AlternateContent>
                <mc:Choice Requires="w16se">
                  <w16se:symEx w16se:font="Segoe UI Emoji" w16se:char="1F969"/>
                </mc:Choice>
                <mc:Fallback>
                  <w:t>🥩</w:t>
                </mc:Fallback>
              </mc:AlternateContent>
            </w:r>
            <w:r w:rsidRPr="00956CBF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8"/>
                <w:szCs w:val="28"/>
                <w:rtl/>
                <w:lang w:bidi="ar-EG"/>
              </w:rPr>
              <mc:AlternateContent>
                <mc:Choice Requires="w16se">
                  <w16se:symEx w16se:font="Segoe UI Emoji" w16se:char="1F969"/>
                </mc:Choice>
                <mc:Fallback>
                  <w:t>🥩</w:t>
                </mc:Fallback>
              </mc:AlternateConten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+ 2 كوب </w:t>
            </w:r>
            <w:r w:rsidRPr="00956CBF">
              <w:rPr>
                <w:rFonts w:hint="cs"/>
                <w:sz w:val="28"/>
                <w:szCs w:val="28"/>
                <w:lang w:bidi="ar-EG"/>
              </w:rPr>
              <w:t>Garden salad</w:t>
            </w:r>
            <w:r w:rsidR="007A72B1"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 xml:space="preserve"> </w:t>
            </w:r>
            <w:r w:rsidR="007A72B1"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  <w:r w:rsidR="007A72B1"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</w:tbl>
    <w:p w14:paraId="2626CBF1" w14:textId="77777777" w:rsidR="00EA43B3" w:rsidRDefault="00EA43B3" w:rsidP="00EA43B3">
      <w:pPr>
        <w:bidi/>
        <w:rPr>
          <w:rtl/>
        </w:rPr>
      </w:pPr>
    </w:p>
    <w:p w14:paraId="46B9EAE5" w14:textId="77777777" w:rsidR="00EA43B3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735172" w:rsidRPr="00A00CC6" w14:paraId="66DFF74B" w14:textId="77777777" w:rsidTr="00C85D3B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AE9C0" w:themeFill="accent5" w:themeFillTint="66"/>
            <w:textDirection w:val="tbRl"/>
            <w:vAlign w:val="center"/>
          </w:tcPr>
          <w:p w14:paraId="5BF9D5D1" w14:textId="2419B2E7" w:rsidR="00735172" w:rsidRPr="00F92F48" w:rsidRDefault="00735172" w:rsidP="00735172">
            <w:pPr>
              <w:shd w:val="clear" w:color="auto" w:fill="CAE9C0" w:themeFill="accent5" w:themeFillTint="66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الخميس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A8CA199" w14:textId="13FB6DE7" w:rsidR="00735172" w:rsidRPr="00F92F48" w:rsidRDefault="00735172" w:rsidP="00735172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FB3F64F" wp14:editId="25FD102B">
                  <wp:extent cx="851765" cy="567690"/>
                  <wp:effectExtent l="0" t="0" r="5715" b="3810"/>
                  <wp:docPr id="823677275" name="Picture 823677275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202028ED" w14:textId="5C45D396" w:rsidR="00735172" w:rsidRPr="006D5427" w:rsidRDefault="00735172" w:rsidP="00735172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0E0CBC4" w14:textId="68B1AD10" w:rsidR="00735172" w:rsidRPr="00E37E75" w:rsidRDefault="00735172" w:rsidP="00735172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ins w:id="11" w:author="Maha Fawzi" w:date="2025-10-19T01:05:00Z">
              <w:r>
                <w:rPr>
                  <w:noProof/>
                </w:rPr>
                <w:drawing>
                  <wp:anchor distT="0" distB="0" distL="114300" distR="114300" simplePos="0" relativeHeight="252393507" behindDoc="0" locked="0" layoutInCell="1" allowOverlap="1" wp14:anchorId="4AE2FC9A" wp14:editId="28DC98B4">
                    <wp:simplePos x="3072130" y="987425"/>
                    <wp:positionH relativeFrom="margin">
                      <wp:posOffset>-47625</wp:posOffset>
                    </wp:positionH>
                    <wp:positionV relativeFrom="margin">
                      <wp:posOffset>-49530</wp:posOffset>
                    </wp:positionV>
                    <wp:extent cx="1133475" cy="1133475"/>
                    <wp:effectExtent l="0" t="0" r="9525" b="9525"/>
                    <wp:wrapSquare wrapText="bothSides"/>
                    <wp:docPr id="1235693379" name="Picture 2" descr="سحور اليوم 18 رمضان.. بطاطس بوريه بالبيض تنفع سندوتشات - اليوم السابع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سحور اليوم 18 رمضان.. بطاطس بوريه بالبيض تنفع سندوتشات - اليوم السابع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33475" cy="11334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E37E75">
              <w:rPr>
                <w:color w:val="0000FF"/>
                <w:sz w:val="28"/>
                <w:szCs w:val="28"/>
                <w:rtl/>
                <w:lang w:bidi="ar-EG"/>
              </w:rPr>
              <w:t xml:space="preserve">(2 كوب ماء قبل وجبة الإفطار مباشرة) </w:t>
            </w:r>
          </w:p>
          <w:p w14:paraId="735033CB" w14:textId="3A59FA1A" w:rsidR="00735172" w:rsidRPr="00407B80" w:rsidRDefault="00735172" w:rsidP="00735172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+ 1 بيضة (مسلوقة أو مقلية)+ 4 ملاعق  </w:t>
            </w:r>
            <w:r w:rsidRPr="00956CBF">
              <w:rPr>
                <w:sz w:val="28"/>
                <w:szCs w:val="28"/>
                <w:lang w:bidi="ar-EG"/>
              </w:rPr>
              <w:t>Mashed potato</w:t>
            </w:r>
            <w:r w:rsidRPr="00956CBF">
              <w:rPr>
                <w:rFonts w:ascii="Segoe UI Emoji" w:hAnsi="Segoe UI Emoji" w:cs="Segoe UI Emoji"/>
                <w:sz w:val="28"/>
                <w:szCs w:val="28"/>
                <w:lang w:bidi="ar-EG"/>
              </w:rPr>
              <w:t xml:space="preserve"> 🥔</w:t>
            </w:r>
            <w:r w:rsidRPr="00E37E75">
              <w:rPr>
                <w:rFonts w:hint="cs"/>
                <w:sz w:val="28"/>
                <w:szCs w:val="28"/>
                <w:rtl/>
                <w:lang w:bidi="ar-EG"/>
              </w:rPr>
              <w:t>+</w:t>
            </w:r>
            <w:r w:rsidRPr="00CB363B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E37E75">
              <w:rPr>
                <w:rFonts w:hint="cs"/>
                <w:sz w:val="28"/>
                <w:szCs w:val="28"/>
                <w:rtl/>
                <w:lang w:bidi="ar-EG"/>
              </w:rPr>
              <w:t xml:space="preserve">½ رغيف خبز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بلدي</w:t>
            </w:r>
            <w:r w:rsidRPr="00E37E75">
              <w:rPr>
                <w:rFonts w:hint="cs"/>
                <w:sz w:val="28"/>
                <w:szCs w:val="28"/>
                <w:rtl/>
                <w:lang w:bidi="ar-EG"/>
              </w:rPr>
              <w:t xml:space="preserve"> أو 2 شريحة خبز توست</w:t>
            </w:r>
          </w:p>
        </w:tc>
      </w:tr>
      <w:tr w:rsidR="008A315C" w:rsidRPr="00A00CC6" w14:paraId="59A6F08F" w14:textId="77777777" w:rsidTr="00C85D3B">
        <w:trPr>
          <w:cantSplit/>
          <w:trHeight w:val="8640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CAE9C0" w:themeFill="accent5" w:themeFillTint="66"/>
            <w:vAlign w:val="center"/>
          </w:tcPr>
          <w:p w14:paraId="70C6BCD0" w14:textId="77777777" w:rsidR="008A315C" w:rsidRPr="00F92F48" w:rsidRDefault="008A315C" w:rsidP="008A315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10C6B374" w14:textId="01ED57EF" w:rsidR="008A315C" w:rsidRDefault="008A315C" w:rsidP="008A315C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6E764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3AAB301C" w14:textId="77777777" w:rsidR="008A315C" w:rsidRPr="00E67E44" w:rsidRDefault="008A315C" w:rsidP="008A315C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54617E42" w14:textId="77777777" w:rsidR="008A315C" w:rsidRPr="000D26EA" w:rsidRDefault="008A315C" w:rsidP="008A315C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31DF2BFA" w14:textId="3C6CF2CB" w:rsidR="008A315C" w:rsidRPr="000F7F77" w:rsidRDefault="008A315C" w:rsidP="008A315C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3E4464" w:rsidRPr="00A00CC6" w14:paraId="06D703B0" w14:textId="77777777" w:rsidTr="00C85D3B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AE9C0" w:themeFill="accent5" w:themeFillTint="66"/>
            <w:vAlign w:val="center"/>
          </w:tcPr>
          <w:p w14:paraId="78E74AAA" w14:textId="77777777" w:rsidR="003E4464" w:rsidRPr="00F92F48" w:rsidRDefault="003E4464" w:rsidP="003E446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C284182" w14:textId="0AFF4CB1" w:rsidR="003E4464" w:rsidRPr="00F92F48" w:rsidRDefault="003E4464" w:rsidP="003E4464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7F2DD70C" wp14:editId="1C9FE2C5">
                  <wp:extent cx="914400" cy="914400"/>
                  <wp:effectExtent l="0" t="0" r="0" b="0"/>
                  <wp:docPr id="387265088" name="Graphic 387265088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0F660BD8" w14:textId="0395694F" w:rsidR="003E4464" w:rsidRPr="006D5427" w:rsidRDefault="003E4464" w:rsidP="003E4464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7 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F2D576" w14:textId="14A45D8D" w:rsidR="003E4464" w:rsidRDefault="003E4464" w:rsidP="003E4464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ins w:id="12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15011" behindDoc="0" locked="0" layoutInCell="1" allowOverlap="1" wp14:anchorId="5E29AA1A" wp14:editId="7F6F8733">
                    <wp:simplePos x="0" y="0"/>
                    <wp:positionH relativeFrom="column">
                      <wp:posOffset>-1581785</wp:posOffset>
                    </wp:positionH>
                    <wp:positionV relativeFrom="paragraph">
                      <wp:posOffset>-386715</wp:posOffset>
                    </wp:positionV>
                    <wp:extent cx="1460500" cy="1016635"/>
                    <wp:effectExtent l="0" t="0" r="6350" b="0"/>
                    <wp:wrapSquare wrapText="bothSides"/>
                    <wp:docPr id="1324851167" name="Picture 1" descr="السمك المشوي بالزيت والليمون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96441260" name="Picture 1" descr="السمك المشوي بالزيت والليمون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955" t="-2151" r="5550" b="2151"/>
                            <a:stretch/>
                          </pic:blipFill>
                          <pic:spPr bwMode="auto">
                            <a:xfrm>
                              <a:off x="0" y="0"/>
                              <a:ext cx="1460500" cy="101663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  <w:del w:id="13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13987" behindDoc="0" locked="0" layoutInCell="1" allowOverlap="1" wp14:anchorId="74A2B4F9" wp14:editId="2105A1A1">
                    <wp:simplePos x="0" y="0"/>
                    <wp:positionH relativeFrom="column">
                      <wp:posOffset>-1581785</wp:posOffset>
                    </wp:positionH>
                    <wp:positionV relativeFrom="paragraph">
                      <wp:posOffset>-386715</wp:posOffset>
                    </wp:positionV>
                    <wp:extent cx="1460500" cy="1016635"/>
                    <wp:effectExtent l="0" t="0" r="6350" b="0"/>
                    <wp:wrapSquare wrapText="bothSides"/>
                    <wp:docPr id="79460616" name="Picture 1" descr="السمك المشوي بالزيت والليمون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96441260" name="Picture 1" descr="السمك المشوي بالزيت والليمون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955" t="-2151" r="5550" b="2151"/>
                            <a:stretch/>
                          </pic:blipFill>
                          <pic:spPr bwMode="auto">
                            <a:xfrm>
                              <a:off x="0" y="0"/>
                              <a:ext cx="1460500" cy="101663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العشاء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مباشرة)</w:t>
            </w:r>
          </w:p>
          <w:p w14:paraId="3AC1AE4D" w14:textId="77777777" w:rsidR="003E4464" w:rsidRDefault="003E4464" w:rsidP="003E4464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956CBF">
              <w:rPr>
                <w:rFonts w:cs="Arial"/>
                <w:sz w:val="28"/>
                <w:szCs w:val="28"/>
                <w:rtl/>
                <w:lang w:bidi="ar-EG"/>
              </w:rPr>
              <w:t xml:space="preserve"> 3 قطع سمك مشوي </w:t>
            </w:r>
            <w:r w:rsidRPr="00956CBF">
              <w:rPr>
                <w:sz w:val="28"/>
                <w:szCs w:val="28"/>
                <w:rtl/>
                <w:lang w:bidi="ar-EG"/>
              </w:rPr>
              <w:t>+</w:t>
            </w:r>
          </w:p>
          <w:p w14:paraId="4EE3739C" w14:textId="3D4C7F70" w:rsidR="003E4464" w:rsidRPr="003E4464" w:rsidRDefault="003E4464" w:rsidP="003E4464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r w:rsidRPr="00956CBF">
              <w:rPr>
                <w:sz w:val="28"/>
                <w:szCs w:val="28"/>
                <w:rtl/>
                <w:lang w:bidi="ar-EG"/>
              </w:rPr>
              <w:t xml:space="preserve"> 2 كوب </w:t>
            </w:r>
            <w:r w:rsidRPr="00956CBF">
              <w:rPr>
                <w:sz w:val="28"/>
                <w:szCs w:val="28"/>
                <w:lang w:bidi="ar-EG"/>
              </w:rPr>
              <w:t>Garden salad</w:t>
            </w:r>
            <w:r w:rsidRPr="00956CBF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</w:p>
        </w:tc>
      </w:tr>
    </w:tbl>
    <w:p w14:paraId="1E797290" w14:textId="7A7F2DCE" w:rsidR="00EA43B3" w:rsidRDefault="00EA43B3" w:rsidP="00EA43B3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861"/>
        <w:bidiVisual/>
        <w:tblW w:w="11430" w:type="dxa"/>
        <w:tblLook w:val="04A0" w:firstRow="1" w:lastRow="0" w:firstColumn="1" w:lastColumn="0" w:noHBand="0" w:noVBand="1"/>
      </w:tblPr>
      <w:tblGrid>
        <w:gridCol w:w="1076"/>
        <w:gridCol w:w="1757"/>
        <w:gridCol w:w="1661"/>
        <w:gridCol w:w="6936"/>
      </w:tblGrid>
      <w:tr w:rsidR="00AB7F79" w:rsidRPr="00A00CC6" w14:paraId="6E693FC7" w14:textId="77777777" w:rsidTr="001064FF">
        <w:trPr>
          <w:cantSplit/>
          <w:trHeight w:val="1728"/>
        </w:trPr>
        <w:tc>
          <w:tcPr>
            <w:tcW w:w="10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AD7B0"/>
            <w:textDirection w:val="tbRl"/>
            <w:vAlign w:val="center"/>
          </w:tcPr>
          <w:p w14:paraId="3190BC5A" w14:textId="78EE1F8A" w:rsidR="00AB7F79" w:rsidRPr="00F92F48" w:rsidRDefault="00AB7F79" w:rsidP="00AB7F79">
            <w:pPr>
              <w:shd w:val="clear" w:color="auto" w:fill="FAD7B0"/>
              <w:bidi/>
              <w:ind w:left="113" w:right="113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lastRenderedPageBreak/>
              <w:t>الجمعه</w:t>
            </w:r>
          </w:p>
        </w:tc>
        <w:tc>
          <w:tcPr>
            <w:tcW w:w="17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8969BDE" w14:textId="7B746329" w:rsidR="00AB7F79" w:rsidRPr="00F92F48" w:rsidRDefault="00AB7F79" w:rsidP="00AB7F7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الإفطار</w:t>
            </w:r>
            <w:r>
              <w:rPr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3B0D19DA" wp14:editId="00A580B6">
                  <wp:extent cx="851765" cy="567690"/>
                  <wp:effectExtent l="0" t="0" r="5715" b="3810"/>
                  <wp:docPr id="1132083437" name="Picture 1132083437" descr="Spoonful of cereal and ber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852975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03" cy="5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64E65EF3" w14:textId="2C417F34" w:rsidR="00AB7F79" w:rsidRPr="006D5427" w:rsidRDefault="00AB7F79" w:rsidP="00AB7F79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11 </w:t>
            </w:r>
            <w:r>
              <w:rPr>
                <w:b/>
                <w:bCs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12 م</w:t>
            </w:r>
          </w:p>
        </w:tc>
        <w:tc>
          <w:tcPr>
            <w:tcW w:w="693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80F049B" w14:textId="0194309A" w:rsidR="00AB7F79" w:rsidRPr="00E37E75" w:rsidRDefault="00AB7F79" w:rsidP="00F31C76">
            <w:pPr>
              <w:bidi/>
              <w:jc w:val="center"/>
              <w:rPr>
                <w:color w:val="0000FF"/>
                <w:sz w:val="28"/>
                <w:szCs w:val="28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2395555" behindDoc="0" locked="0" layoutInCell="1" allowOverlap="1" wp14:anchorId="458B2681" wp14:editId="06510D91">
                  <wp:simplePos x="2755392" y="573024"/>
                  <wp:positionH relativeFrom="margin">
                    <wp:posOffset>-180975</wp:posOffset>
                  </wp:positionH>
                  <wp:positionV relativeFrom="margin">
                    <wp:posOffset>-365760</wp:posOffset>
                  </wp:positionV>
                  <wp:extent cx="1670050" cy="1207770"/>
                  <wp:effectExtent l="0" t="0" r="6350" b="0"/>
                  <wp:wrapSquare wrapText="bothSides"/>
                  <wp:docPr id="757679973" name="Picture 3" descr="Peanut butter and jelly panc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eanut butter and jelly pancak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75" r="14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20777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37E75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="00F31C76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="00AE3D0C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 xml:space="preserve"> </w:t>
            </w:r>
            <w:r w:rsidRPr="00E37E75">
              <w:rPr>
                <w:color w:val="0000FF"/>
                <w:sz w:val="28"/>
                <w:szCs w:val="28"/>
                <w:rtl/>
                <w:lang w:bidi="ar-EG"/>
              </w:rPr>
              <w:t>كوب ماء قبل وجبة الإفطار مباشرة)</w:t>
            </w:r>
          </w:p>
          <w:p w14:paraId="3D7C8E3B" w14:textId="015DCFB2" w:rsidR="00AB7F79" w:rsidRPr="00407B80" w:rsidRDefault="00AE3D0C" w:rsidP="00FA7DDA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rtl/>
                <w:lang w:bidi="ar-EG"/>
              </w:rPr>
              <w:t xml:space="preserve">1 كوب </w:t>
            </w:r>
            <w:r>
              <w:rPr>
                <w:rFonts w:ascii="Segoe UI Emoji" w:hAnsi="Segoe UI Emoji" w:cs="Segoe UI Emoji"/>
                <w:sz w:val="28"/>
                <w:szCs w:val="28"/>
                <w:lang w:val="en-AE" w:bidi="ar-EG"/>
              </w:rPr>
              <w:t xml:space="preserve">Iced </w:t>
            </w:r>
            <w:r>
              <w:rPr>
                <w:sz w:val="28"/>
                <w:szCs w:val="28"/>
                <w:lang w:bidi="ar-EG"/>
              </w:rPr>
              <w:t xml:space="preserve">Coffee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="00AB7F79">
              <w:rPr>
                <w:rFonts w:hint="cs"/>
                <w:sz w:val="28"/>
                <w:szCs w:val="28"/>
                <w:rtl/>
                <w:lang w:bidi="ar-EG"/>
              </w:rPr>
              <w:t xml:space="preserve">+ 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  <w:r w:rsidR="00AB7F79">
              <w:rPr>
                <w:rFonts w:hint="cs"/>
                <w:sz w:val="28"/>
                <w:szCs w:val="28"/>
                <w:rtl/>
                <w:lang w:bidi="ar-EG"/>
              </w:rPr>
              <w:t xml:space="preserve"> قطعة بان كيك </w:t>
            </w:r>
            <w:r w:rsidR="00AB7F79" w:rsidRPr="00E1503B">
              <w:rPr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Pancake</w:t>
            </w:r>
            <w:r w:rsidR="00AB7F79" w:rsidRPr="00E1503B">
              <w:rPr>
                <w:rFonts w:ascii="Segoe UI Emoji" w:hAnsi="Segoe UI Emoji" w:cs="Segoe UI Emoji" w:hint="cs"/>
                <w:color w:val="000000" w:themeColor="text1"/>
                <w:sz w:val="28"/>
                <w:szCs w:val="28"/>
                <w:rtl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🥞</w:t>
            </w:r>
            <w:r w:rsidR="00AB7F79" w:rsidRPr="00E1503B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B7F79" w:rsidRPr="001C0995">
              <w:rPr>
                <w:rFonts w:cs="Arial"/>
                <w:sz w:val="28"/>
                <w:szCs w:val="28"/>
                <w:rtl/>
                <w:lang w:bidi="ar-EG"/>
              </w:rPr>
              <w:t>(</w:t>
            </w:r>
            <w:r w:rsidR="00AB7F79" w:rsidRPr="001C0995">
              <w:rPr>
                <w:rFonts w:cs="Arial" w:hint="cs"/>
                <w:sz w:val="28"/>
                <w:szCs w:val="28"/>
                <w:rtl/>
                <w:lang w:bidi="ar-EG"/>
              </w:rPr>
              <w:t>يضاف قطع الفاكهة</w:t>
            </w:r>
            <w:r w:rsidR="00AB7F79">
              <w:rPr>
                <w:rFonts w:cs="Arial" w:hint="cs"/>
                <w:sz w:val="28"/>
                <w:szCs w:val="28"/>
                <w:rtl/>
                <w:lang w:bidi="ar-EG"/>
              </w:rPr>
              <w:t xml:space="preserve"> </w:t>
            </w:r>
            <w:r w:rsidR="00AB7F79" w:rsidRPr="00956CBF">
              <w:rPr>
                <w:rFonts w:cs="Arial" w:hint="cs"/>
                <w:sz w:val="28"/>
                <w:szCs w:val="28"/>
                <w:rtl/>
              </w:rPr>
              <w:t xml:space="preserve">+ </w:t>
            </w:r>
            <w:r w:rsidR="00EF1637">
              <w:rPr>
                <w:rFonts w:cs="Arial" w:hint="cs"/>
                <w:sz w:val="28"/>
                <w:szCs w:val="28"/>
                <w:rtl/>
              </w:rPr>
              <w:t>½</w:t>
            </w:r>
            <w:r w:rsidR="00AB7F79" w:rsidRPr="00956CBF">
              <w:rPr>
                <w:noProof/>
                <w:sz w:val="28"/>
                <w:szCs w:val="28"/>
                <w:rtl/>
                <w:lang w:bidi="ar-EG"/>
              </w:rPr>
              <w:t xml:space="preserve"> </w:t>
            </w:r>
            <w:r w:rsidR="00FA7DDA">
              <w:rPr>
                <w:rFonts w:hint="cs"/>
                <w:noProof/>
                <w:sz w:val="28"/>
                <w:szCs w:val="28"/>
                <w:rtl/>
                <w:lang w:bidi="ar-EG"/>
              </w:rPr>
              <w:t>ملعقة</w:t>
            </w:r>
            <w:r w:rsidR="00AB7F79" w:rsidRPr="00956CBF">
              <w:rPr>
                <w:noProof/>
                <w:sz w:val="28"/>
                <w:szCs w:val="28"/>
                <w:rtl/>
                <w:lang w:bidi="ar-EG"/>
              </w:rPr>
              <w:t xml:space="preserve"> </w:t>
            </w:r>
            <w:r w:rsidR="00FA7DDA">
              <w:rPr>
                <w:noProof/>
                <w:sz w:val="28"/>
                <w:szCs w:val="28"/>
                <w:lang w:bidi="ar-EG"/>
              </w:rPr>
              <w:t>S</w:t>
            </w:r>
            <w:r w:rsidR="00AB7F79" w:rsidRPr="00C77B65">
              <w:rPr>
                <w:noProof/>
                <w:sz w:val="28"/>
                <w:szCs w:val="28"/>
              </w:rPr>
              <w:t>trawberry</w:t>
            </w:r>
            <w:r w:rsidR="00AB7F79">
              <w:rPr>
                <w:noProof/>
                <w:sz w:val="28"/>
                <w:szCs w:val="28"/>
              </w:rPr>
              <w:t xml:space="preserve"> </w:t>
            </w:r>
            <w:r w:rsidR="00AB7F79" w:rsidRPr="00956CBF">
              <w:rPr>
                <w:noProof/>
                <w:sz w:val="28"/>
                <w:szCs w:val="28"/>
              </w:rPr>
              <w:t>jam</w:t>
            </w:r>
            <w:r w:rsidR="00AB7F79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="00AB7F79">
              <w:rPr>
                <w:rFonts w:cs="Arial" w:hint="cs"/>
                <w:sz w:val="28"/>
                <w:szCs w:val="28"/>
                <w:rtl/>
                <w:lang w:bidi="ar-EG"/>
              </w:rPr>
              <w:t xml:space="preserve">+ </w:t>
            </w:r>
            <w:r w:rsidR="00FA7DDA">
              <w:rPr>
                <w:rFonts w:cs="Arial" w:hint="cs"/>
                <w:sz w:val="28"/>
                <w:szCs w:val="28"/>
                <w:rtl/>
                <w:lang w:bidi="ar-EG"/>
              </w:rPr>
              <w:t xml:space="preserve">½ </w:t>
            </w:r>
            <w:r w:rsidR="00AB7F79">
              <w:rPr>
                <w:rFonts w:cs="Arial" w:hint="cs"/>
                <w:sz w:val="28"/>
                <w:szCs w:val="28"/>
                <w:rtl/>
                <w:lang w:bidi="ar-EG"/>
              </w:rPr>
              <w:t xml:space="preserve">ملعقة عسل </w:t>
            </w:r>
            <w:r w:rsidR="00AB7F79" w:rsidRPr="004B2929">
              <w:rPr>
                <w:rFonts w:hint="cs"/>
                <w:sz w:val="28"/>
                <w:szCs w:val="28"/>
                <w:rtl/>
                <w:lang w:bidi="ar-EG"/>
              </w:rPr>
              <w:t xml:space="preserve">نحل </w:t>
            </w:r>
            <w:r w:rsidR="00AB7F79" w:rsidRPr="004B2929">
              <w:rPr>
                <w:sz w:val="28"/>
                <w:szCs w:val="28"/>
                <w:lang w:bidi="ar-EG"/>
              </w:rPr>
              <w:t xml:space="preserve">Honey </w:t>
            </w:r>
            <w:r w:rsidR="00AB7F79" w:rsidRPr="004B292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8"/>
                <w:szCs w:val="28"/>
                <w:rtl/>
                <w:lang w:bidi="ar-EG"/>
              </w:rPr>
              <mc:AlternateContent>
                <mc:Choice Requires="w16se">
                  <w16se:symEx w16se:font="Segoe UI Emoji" w16se:char="1F36F"/>
                </mc:Choice>
                <mc:Fallback>
                  <w:t>🍯</w:t>
                </mc:Fallback>
              </mc:AlternateContent>
            </w:r>
            <w:r w:rsidR="00AB7F79">
              <w:rPr>
                <w:rFonts w:hint="cs"/>
                <w:sz w:val="28"/>
                <w:szCs w:val="28"/>
                <w:rtl/>
                <w:lang w:bidi="ar-EG"/>
              </w:rPr>
              <w:t>)</w:t>
            </w:r>
          </w:p>
        </w:tc>
      </w:tr>
      <w:tr w:rsidR="00514CE0" w:rsidRPr="00A00CC6" w14:paraId="30988A76" w14:textId="77777777" w:rsidTr="001064FF">
        <w:trPr>
          <w:cantSplit/>
          <w:trHeight w:val="8784"/>
        </w:trPr>
        <w:tc>
          <w:tcPr>
            <w:tcW w:w="107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AD7B0"/>
            <w:vAlign w:val="center"/>
          </w:tcPr>
          <w:p w14:paraId="7363754E" w14:textId="77777777" w:rsidR="00514CE0" w:rsidRPr="00F92F48" w:rsidRDefault="00514CE0" w:rsidP="00514CE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418" w:type="dxa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93F4F9" w:themeFill="accent3" w:themeFillTint="66"/>
            <w:vAlign w:val="center"/>
          </w:tcPr>
          <w:p w14:paraId="6CC2E31F" w14:textId="556E9870" w:rsidR="00514CE0" w:rsidRDefault="00514CE0" w:rsidP="00514CE0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وجبات خفيفة بمعدل كل ساعتين من الساعة </w:t>
            </w:r>
            <w:r w:rsidR="006E764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 م</w:t>
            </w:r>
          </w:p>
        </w:tc>
        <w:tc>
          <w:tcPr>
            <w:tcW w:w="6936" w:type="dxa"/>
            <w:tcBorders>
              <w:left w:val="single" w:sz="4" w:space="0" w:color="auto"/>
              <w:right w:val="single" w:sz="18" w:space="0" w:color="auto"/>
            </w:tcBorders>
            <w:shd w:val="clear" w:color="auto" w:fill="93F4F9" w:themeFill="accent3" w:themeFillTint="66"/>
            <w:vAlign w:val="center"/>
          </w:tcPr>
          <w:p w14:paraId="3E339A3E" w14:textId="3C50AF3D" w:rsidR="00514CE0" w:rsidRPr="00E67E44" w:rsidRDefault="00514CE0" w:rsidP="00514CE0">
            <w:pPr>
              <w:bidi/>
              <w:jc w:val="center"/>
              <w:rPr>
                <w:b/>
                <w:bCs/>
                <w:color w:val="FF0000"/>
                <w:sz w:val="48"/>
                <w:szCs w:val="48"/>
                <w:rtl/>
                <w:lang w:bidi="ar-EG"/>
              </w:rPr>
            </w:pP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ينصح بتناول المشروبات الدافئة مثل: 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br/>
            </w:r>
            <w:r w:rsidRPr="0057068F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كوب مشروب </w:t>
            </w:r>
            <w:r w:rsidRPr="00C85D3B">
              <w:rPr>
                <w:b/>
                <w:bCs/>
                <w:sz w:val="48"/>
                <w:szCs w:val="48"/>
                <w:shd w:val="clear" w:color="auto" w:fill="7CEB99"/>
                <w:rtl/>
                <w:lang w:bidi="ar-EG"/>
              </w:rPr>
              <w:t>الشاي الأخضر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F8FEA4"/>
                <w:rtl/>
                <w:lang w:bidi="ar-EG"/>
              </w:rPr>
              <w:t>الينسون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>أو</w:t>
            </w:r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r w:rsidRPr="00C85D3B">
              <w:rPr>
                <w:rFonts w:hint="cs"/>
                <w:b/>
                <w:bCs/>
                <w:sz w:val="48"/>
                <w:szCs w:val="48"/>
                <w:shd w:val="clear" w:color="auto" w:fill="DAE6B6" w:themeFill="accent6" w:themeFillTint="66"/>
                <w:rtl/>
                <w:lang w:bidi="ar-EG"/>
              </w:rPr>
              <w:t>القرفة بالليمون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أو 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القرفة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 xml:space="preserve"> </w:t>
            </w:r>
            <w:r w:rsidRPr="0057068F">
              <w:rPr>
                <w:b/>
                <w:bCs/>
                <w:color w:val="000000" w:themeColor="text1"/>
                <w:sz w:val="48"/>
                <w:szCs w:val="48"/>
                <w:shd w:val="clear" w:color="auto" w:fill="FFCC66"/>
                <w:rtl/>
                <w:lang w:bidi="ar-EG"/>
              </w:rPr>
              <w:t xml:space="preserve">بالحليب </w:t>
            </w:r>
            <w:r w:rsidRPr="0057068F">
              <w:rPr>
                <w:b/>
                <w:bCs/>
                <w:sz w:val="48"/>
                <w:szCs w:val="48"/>
                <w:shd w:val="clear" w:color="auto" w:fill="FFCC66"/>
                <w:rtl/>
                <w:lang w:bidi="ar-EG"/>
              </w:rPr>
              <w:t>خالي الدسم</w:t>
            </w:r>
            <w:r w:rsidRPr="0057068F">
              <w:rPr>
                <w:b/>
                <w:bCs/>
                <w:sz w:val="48"/>
                <w:szCs w:val="48"/>
                <w:rtl/>
                <w:lang w:bidi="ar-EG"/>
              </w:rPr>
              <w:t xml:space="preserve"> أو </w:t>
            </w:r>
            <w:r w:rsidRPr="00F90E18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الزن</w:t>
            </w:r>
            <w:r w:rsidRPr="0057068F">
              <w:rPr>
                <w:rFonts w:hint="cs"/>
                <w:b/>
                <w:bCs/>
                <w:sz w:val="48"/>
                <w:szCs w:val="48"/>
                <w:shd w:val="clear" w:color="auto" w:fill="CC6600"/>
                <w:rtl/>
                <w:lang w:bidi="ar-EG"/>
              </w:rPr>
              <w:t>جبيل بالقرفة</w:t>
            </w:r>
            <w:r w:rsidRPr="0057068F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</w:t>
            </w: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1</w:t>
            </w:r>
            <w:r w:rsidRPr="000D26EA">
              <w:rPr>
                <w:b/>
                <w:bCs/>
                <w:sz w:val="48"/>
                <w:szCs w:val="48"/>
                <w:rtl/>
                <w:lang w:bidi="ar-EG"/>
              </w:rPr>
              <w:t xml:space="preserve"> ثمرة فاكهة </w:t>
            </w:r>
            <w:r w:rsidRPr="000D26EA">
              <w:rPr>
                <w:rFonts w:ascii="Segoe UI Emoji" w:eastAsia="Segoe UI Emoji" w:hAnsi="Segoe UI Emoji" w:cs="Segoe UI Emoji" w:hint="cs"/>
                <w:b/>
                <w:bCs/>
                <w:sz w:val="48"/>
                <w:szCs w:val="48"/>
                <w:rtl/>
                <w:lang w:bidi="ar-EG"/>
              </w:rPr>
              <w:t>🍏🍒🍓🍐🍊🍍🥝🍎🍑</w:t>
            </w:r>
          </w:p>
          <w:p w14:paraId="5CB11935" w14:textId="5ADC678D" w:rsidR="00514CE0" w:rsidRPr="000D26EA" w:rsidRDefault="00514CE0" w:rsidP="00514CE0">
            <w:pPr>
              <w:bidi/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 w:rsidRPr="000D26EA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EG"/>
              </w:rPr>
              <w:t xml:space="preserve"> أو </w:t>
            </w:r>
            <w:r w:rsidRPr="000D26EA"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 xml:space="preserve">2 قطعة بسكويت دايجستيف لايت </w:t>
            </w:r>
          </w:p>
          <w:p w14:paraId="0B900EE8" w14:textId="08487800" w:rsidR="00514CE0" w:rsidRPr="000F7F77" w:rsidRDefault="00514CE0" w:rsidP="00514CE0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514CE0" w:rsidRPr="00A00CC6" w14:paraId="2A1A88C3" w14:textId="77777777" w:rsidTr="001064FF">
        <w:trPr>
          <w:cantSplit/>
          <w:trHeight w:val="1728"/>
        </w:trPr>
        <w:tc>
          <w:tcPr>
            <w:tcW w:w="10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AD7B0"/>
            <w:vAlign w:val="center"/>
          </w:tcPr>
          <w:p w14:paraId="1C2468DB" w14:textId="77777777" w:rsidR="00514CE0" w:rsidRPr="00F92F48" w:rsidRDefault="00514CE0" w:rsidP="00514CE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BD74A56" w14:textId="31C0B78A" w:rsidR="00514CE0" w:rsidRPr="00F92F48" w:rsidRDefault="00514CE0" w:rsidP="00514CE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وجبة </w:t>
            </w:r>
            <w:r w:rsidRPr="00F92F4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العشاء</w:t>
            </w:r>
            <w:r>
              <w:rPr>
                <w:rFonts w:hint="cs"/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494DEE11" wp14:editId="4DB2E036">
                  <wp:extent cx="914400" cy="914400"/>
                  <wp:effectExtent l="0" t="0" r="0" b="0"/>
                  <wp:docPr id="618725761" name="Graphic 618725761" descr="Bento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tobox.sv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D4BA899" w14:textId="1C3242C6" w:rsidR="00514CE0" w:rsidRPr="006D5427" w:rsidRDefault="00087EFA" w:rsidP="00514CE0">
            <w:pPr>
              <w:bidi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7 </w:t>
            </w:r>
            <w:r w:rsidR="00514CE0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693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ACD960" w14:textId="3D15D218" w:rsidR="00514CE0" w:rsidRPr="00956CBF" w:rsidRDefault="000274F4" w:rsidP="00514CE0">
            <w:pPr>
              <w:bidi/>
              <w:jc w:val="center"/>
              <w:rPr>
                <w:ins w:id="14" w:author="Maha Fawzi" w:date="2025-10-19T01:05:00Z"/>
                <w:noProof/>
                <w:rtl/>
              </w:rPr>
            </w:pPr>
            <w:ins w:id="15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426275" behindDoc="0" locked="0" layoutInCell="1" allowOverlap="1" wp14:anchorId="0929C960" wp14:editId="231F1582">
                    <wp:simplePos x="0" y="0"/>
                    <wp:positionH relativeFrom="margin">
                      <wp:posOffset>3216910</wp:posOffset>
                    </wp:positionH>
                    <wp:positionV relativeFrom="margin">
                      <wp:posOffset>164465</wp:posOffset>
                    </wp:positionV>
                    <wp:extent cx="1100455" cy="1100455"/>
                    <wp:effectExtent l="0" t="0" r="4445" b="4445"/>
                    <wp:wrapSquare wrapText="bothSides"/>
                    <wp:docPr id="254887049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501054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00455" cy="11004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ins>
          </w:p>
          <w:p w14:paraId="681C03A0" w14:textId="77777777" w:rsidR="00514CE0" w:rsidRPr="00956CBF" w:rsidRDefault="00514CE0" w:rsidP="00514CE0">
            <w:pPr>
              <w:bidi/>
              <w:jc w:val="center"/>
              <w:rPr>
                <w:del w:id="16" w:author="Maha Fawzi" w:date="2025-10-19T01:05:00Z"/>
                <w:noProof/>
                <w:rtl/>
              </w:rPr>
            </w:pPr>
            <w:del w:id="17" w:author="Maha Fawzi" w:date="2025-10-19T01:05:00Z">
              <w:r w:rsidRPr="00956CBF">
                <w:rPr>
                  <w:noProof/>
                </w:rPr>
                <w:drawing>
                  <wp:anchor distT="0" distB="0" distL="114300" distR="114300" simplePos="0" relativeHeight="252321827" behindDoc="0" locked="0" layoutInCell="1" allowOverlap="1" wp14:anchorId="32A39D03" wp14:editId="49CB5614">
                    <wp:simplePos x="0" y="0"/>
                    <wp:positionH relativeFrom="margin">
                      <wp:posOffset>-121920</wp:posOffset>
                    </wp:positionH>
                    <wp:positionV relativeFrom="margin">
                      <wp:posOffset>52705</wp:posOffset>
                    </wp:positionV>
                    <wp:extent cx="1104900" cy="1181100"/>
                    <wp:effectExtent l="0" t="0" r="0" b="0"/>
                    <wp:wrapSquare wrapText="bothSides"/>
                    <wp:docPr id="1929779908" name="Picture 2" descr="طريقة عمل كباب حلة - أكلات اللحوم -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طريقة عمل كباب حلة - أكلات اللحوم -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6250" t="6943" r="25695" b="694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04900" cy="11811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</w:p>
          <w:p w14:paraId="15C40378" w14:textId="73E11E5F" w:rsidR="00514CE0" w:rsidRPr="00956CBF" w:rsidRDefault="00514CE0" w:rsidP="00514CE0">
            <w:pPr>
              <w:bidi/>
              <w:jc w:val="center"/>
            </w:pP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>(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  <w:lang w:bidi="ar-EG"/>
              </w:rPr>
              <w:t>2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كوب ماء قبل وجبة 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</w:rPr>
              <w:t>ال</w:t>
            </w:r>
            <w:r>
              <w:rPr>
                <w:rFonts w:hint="cs"/>
                <w:color w:val="0000FF"/>
                <w:sz w:val="28"/>
                <w:szCs w:val="28"/>
                <w:rtl/>
              </w:rPr>
              <w:t>عشا</w:t>
            </w:r>
            <w:r w:rsidRPr="00956CBF">
              <w:rPr>
                <w:rFonts w:hint="cs"/>
                <w:color w:val="0000FF"/>
                <w:sz w:val="28"/>
                <w:szCs w:val="28"/>
                <w:rtl/>
              </w:rPr>
              <w:t>ء</w:t>
            </w:r>
            <w:r w:rsidRPr="00956CBF">
              <w:rPr>
                <w:color w:val="0000FF"/>
                <w:sz w:val="28"/>
                <w:szCs w:val="28"/>
                <w:rtl/>
                <w:lang w:bidi="ar-EG"/>
              </w:rPr>
              <w:t xml:space="preserve"> مباشرة)</w:t>
            </w:r>
          </w:p>
          <w:p w14:paraId="29407D7A" w14:textId="30850FF1" w:rsidR="00514CE0" w:rsidRPr="00FF4AF1" w:rsidRDefault="00514CE0" w:rsidP="00514CE0">
            <w:pPr>
              <w:bidi/>
              <w:jc w:val="center"/>
              <w:rPr>
                <w:rFonts w:cs="Arial"/>
                <w:sz w:val="28"/>
                <w:szCs w:val="28"/>
                <w:rtl/>
              </w:rPr>
            </w:pPr>
            <w:r w:rsidRPr="00956CBF">
              <w:rPr>
                <w:rFonts w:cs="Arial" w:hint="cs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="003A5D0A">
              <w:rPr>
                <w:rFonts w:hint="cs"/>
                <w:sz w:val="28"/>
                <w:szCs w:val="28"/>
                <w:rtl/>
                <w:lang w:bidi="ar-EG"/>
              </w:rPr>
              <w:t>½ دجاجة (مسلوقة أو مشوية)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+ 2 كوب </w:t>
            </w:r>
            <w:r w:rsidRPr="00956CBF">
              <w:rPr>
                <w:rFonts w:hint="cs"/>
                <w:sz w:val="28"/>
                <w:szCs w:val="28"/>
                <w:lang w:bidi="ar-EG"/>
              </w:rPr>
              <w:t>Garden salad</w:t>
            </w:r>
            <w:r w:rsidRPr="00956CBF"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956CBF">
              <w:rPr>
                <w:rFonts w:ascii="Segoe UI Emoji" w:hAnsi="Segoe UI Emoji" w:cs="Segoe UI Emoji" w:hint="cs"/>
                <w:sz w:val="28"/>
                <w:szCs w:val="28"/>
                <w:rtl/>
                <w:lang w:bidi="ar-EG"/>
              </w:rPr>
              <w:t>🥗</w:t>
            </w:r>
          </w:p>
        </w:tc>
      </w:tr>
    </w:tbl>
    <w:p w14:paraId="56FD79B4" w14:textId="45CF81E6" w:rsidR="00EA43B3" w:rsidRDefault="00EA43B3" w:rsidP="00EA43B3">
      <w:pPr>
        <w:bidi/>
        <w:rPr>
          <w:rtl/>
        </w:rPr>
      </w:pPr>
    </w:p>
    <w:p w14:paraId="483688F5" w14:textId="77777777" w:rsidR="00EA43B3" w:rsidRDefault="00EA43B3" w:rsidP="00EA43B3">
      <w:pPr>
        <w:bidi/>
      </w:pPr>
    </w:p>
    <w:p w14:paraId="6F30EA4E" w14:textId="77777777" w:rsidR="00EA43B3" w:rsidRPr="00E972AC" w:rsidRDefault="00EA43B3" w:rsidP="00EA43B3">
      <w:pPr>
        <w:pStyle w:val="ListParagraph"/>
        <w:numPr>
          <w:ilvl w:val="0"/>
          <w:numId w:val="1"/>
        </w:numPr>
        <w:bidi/>
        <w:spacing w:line="240" w:lineRule="auto"/>
        <w:rPr>
          <w:sz w:val="24"/>
          <w:szCs w:val="24"/>
          <w:lang w:bidi="ar-EG"/>
        </w:rPr>
      </w:pPr>
      <w:r w:rsidRPr="001351A9">
        <w:rPr>
          <w:rFonts w:hint="cs"/>
          <w:sz w:val="24"/>
          <w:szCs w:val="24"/>
          <w:rtl/>
          <w:lang w:bidi="ar-EG"/>
        </w:rPr>
        <w:t>يجب مراعاة تغيير أصناف الفاكهة ماعدا (المانجو والبلح والعنب والتين والبطيخ واليوسفي)</w:t>
      </w:r>
    </w:p>
    <w:p w14:paraId="4299A13B" w14:textId="77777777" w:rsidR="00EA43B3" w:rsidRDefault="00EA43B3" w:rsidP="00EA43B3">
      <w:pPr>
        <w:pStyle w:val="ListParagraph"/>
        <w:numPr>
          <w:ilvl w:val="0"/>
          <w:numId w:val="1"/>
        </w:numPr>
        <w:bidi/>
        <w:spacing w:line="240" w:lineRule="auto"/>
        <w:rPr>
          <w:sz w:val="24"/>
          <w:szCs w:val="24"/>
          <w:lang w:bidi="ar-EG"/>
        </w:rPr>
      </w:pPr>
      <w:r w:rsidRPr="001351A9">
        <w:rPr>
          <w:rFonts w:hint="cs"/>
          <w:sz w:val="24"/>
          <w:szCs w:val="24"/>
          <w:rtl/>
          <w:lang w:bidi="ar-EG"/>
        </w:rPr>
        <w:t>ينصح بشرب الماء بشكل منتظم بما لا يق</w:t>
      </w:r>
      <w:r w:rsidRPr="001351A9">
        <w:rPr>
          <w:rFonts w:hint="eastAsia"/>
          <w:sz w:val="24"/>
          <w:szCs w:val="24"/>
          <w:rtl/>
          <w:lang w:bidi="ar-EG"/>
        </w:rPr>
        <w:t>ل</w:t>
      </w:r>
      <w:r w:rsidRPr="001351A9">
        <w:rPr>
          <w:rFonts w:hint="cs"/>
          <w:sz w:val="24"/>
          <w:szCs w:val="24"/>
          <w:rtl/>
          <w:lang w:bidi="ar-EG"/>
        </w:rPr>
        <w:t xml:space="preserve"> عن 3 </w:t>
      </w:r>
      <w:r w:rsidRPr="001351A9">
        <w:rPr>
          <w:sz w:val="24"/>
          <w:szCs w:val="24"/>
          <w:rtl/>
          <w:lang w:bidi="ar-EG"/>
        </w:rPr>
        <w:t>–</w:t>
      </w:r>
      <w:r w:rsidRPr="001351A9">
        <w:rPr>
          <w:rFonts w:hint="cs"/>
          <w:sz w:val="24"/>
          <w:szCs w:val="24"/>
          <w:rtl/>
          <w:lang w:bidi="ar-EG"/>
        </w:rPr>
        <w:t xml:space="preserve"> 4 لترات يوميا (وخاصة قبل الوجبات الرئيسية</w:t>
      </w:r>
      <w:r>
        <w:rPr>
          <w:rFonts w:hint="cs"/>
          <w:sz w:val="24"/>
          <w:szCs w:val="24"/>
          <w:rtl/>
          <w:lang w:bidi="ar-EG"/>
        </w:rPr>
        <w:t>)</w:t>
      </w:r>
      <w:r w:rsidRPr="001351A9">
        <w:rPr>
          <w:rFonts w:hint="cs"/>
          <w:sz w:val="24"/>
          <w:szCs w:val="24"/>
          <w:rtl/>
          <w:lang w:bidi="ar-EG"/>
        </w:rPr>
        <w:t>.</w:t>
      </w:r>
    </w:p>
    <w:p w14:paraId="1ACB27AE" w14:textId="77777777" w:rsidR="00EA43B3" w:rsidRPr="00560264" w:rsidRDefault="00EA43B3" w:rsidP="00EA43B3">
      <w:pPr>
        <w:pStyle w:val="ListParagraph"/>
        <w:numPr>
          <w:ilvl w:val="0"/>
          <w:numId w:val="1"/>
        </w:numPr>
        <w:bidi/>
        <w:spacing w:line="240" w:lineRule="auto"/>
        <w:rPr>
          <w:sz w:val="24"/>
          <w:szCs w:val="24"/>
          <w:lang w:bidi="ar-EG"/>
        </w:rPr>
      </w:pPr>
      <w:r w:rsidRPr="001351A9">
        <w:rPr>
          <w:rFonts w:hint="cs"/>
          <w:sz w:val="24"/>
          <w:szCs w:val="24"/>
          <w:rtl/>
          <w:lang w:bidi="ar-EG"/>
        </w:rPr>
        <w:t>ضرورة تنظيم سوائل الجسم وتعويض الفاقد من السوائل لمنع حدوث جفاف، وذلك من خلال الآتي: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5878"/>
      </w:tblGrid>
      <w:tr w:rsidR="00EA43B3" w:rsidRPr="00AC1D1E" w14:paraId="61C24132" w14:textId="77777777" w:rsidTr="009A5159">
        <w:trPr>
          <w:trHeight w:val="362"/>
          <w:jc w:val="center"/>
        </w:trPr>
        <w:tc>
          <w:tcPr>
            <w:tcW w:w="3592" w:type="dxa"/>
            <w:shd w:val="clear" w:color="auto" w:fill="000000" w:themeFill="text1"/>
            <w:vAlign w:val="center"/>
          </w:tcPr>
          <w:p w14:paraId="7EBE107B" w14:textId="77777777" w:rsidR="00EA43B3" w:rsidRPr="00AC1D1E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AC1D1E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التوقيت</w:t>
            </w:r>
          </w:p>
        </w:tc>
        <w:tc>
          <w:tcPr>
            <w:tcW w:w="6118" w:type="dxa"/>
            <w:shd w:val="clear" w:color="auto" w:fill="000000" w:themeFill="text1"/>
            <w:vAlign w:val="center"/>
          </w:tcPr>
          <w:p w14:paraId="5C8B2974" w14:textId="77777777" w:rsidR="00EA43B3" w:rsidRPr="00AC1D1E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AC1D1E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كمية السوائل</w:t>
            </w:r>
          </w:p>
        </w:tc>
      </w:tr>
      <w:tr w:rsidR="00EA43B3" w:rsidRPr="00AC1D1E" w14:paraId="65CBAFC4" w14:textId="77777777" w:rsidTr="009A5159">
        <w:trPr>
          <w:trHeight w:val="362"/>
          <w:jc w:val="center"/>
        </w:trPr>
        <w:tc>
          <w:tcPr>
            <w:tcW w:w="3592" w:type="dxa"/>
            <w:vAlign w:val="center"/>
          </w:tcPr>
          <w:p w14:paraId="744C173E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1 – 2 ساعة قبل التدريب</w:t>
            </w:r>
          </w:p>
        </w:tc>
        <w:tc>
          <w:tcPr>
            <w:tcW w:w="6118" w:type="dxa"/>
            <w:vAlign w:val="center"/>
          </w:tcPr>
          <w:p w14:paraId="26249DEF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2 – 3 كوب ماء أو مشروب رياضي</w:t>
            </w:r>
          </w:p>
        </w:tc>
      </w:tr>
      <w:tr w:rsidR="00EA43B3" w:rsidRPr="00AC1D1E" w14:paraId="59224360" w14:textId="77777777" w:rsidTr="009A5159">
        <w:trPr>
          <w:trHeight w:val="663"/>
          <w:jc w:val="center"/>
        </w:trPr>
        <w:tc>
          <w:tcPr>
            <w:tcW w:w="3592" w:type="dxa"/>
            <w:vAlign w:val="center"/>
          </w:tcPr>
          <w:p w14:paraId="5222D927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10 – 15 دقيقة قبل التدريب</w:t>
            </w:r>
          </w:p>
        </w:tc>
        <w:tc>
          <w:tcPr>
            <w:tcW w:w="6118" w:type="dxa"/>
            <w:vAlign w:val="center"/>
          </w:tcPr>
          <w:p w14:paraId="1DF19D0A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2 – 3 كوب ماء أو مشروب رياضي</w:t>
            </w:r>
          </w:p>
        </w:tc>
      </w:tr>
      <w:tr w:rsidR="00EA43B3" w:rsidRPr="00AC1D1E" w14:paraId="6DCCABD0" w14:textId="77777777" w:rsidTr="009A5159">
        <w:trPr>
          <w:trHeight w:val="381"/>
          <w:jc w:val="center"/>
        </w:trPr>
        <w:tc>
          <w:tcPr>
            <w:tcW w:w="3592" w:type="dxa"/>
            <w:vAlign w:val="center"/>
          </w:tcPr>
          <w:p w14:paraId="127FA34D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أثناء التدريب</w:t>
            </w:r>
          </w:p>
        </w:tc>
        <w:tc>
          <w:tcPr>
            <w:tcW w:w="6118" w:type="dxa"/>
            <w:vAlign w:val="center"/>
          </w:tcPr>
          <w:p w14:paraId="45A88A41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كوب ماء أو مشروب رياضي بمعدل كل 15 دقيقة</w:t>
            </w:r>
          </w:p>
        </w:tc>
      </w:tr>
      <w:tr w:rsidR="00EA43B3" w:rsidRPr="00AC1D1E" w14:paraId="5E6A75F6" w14:textId="77777777" w:rsidTr="009A5159">
        <w:trPr>
          <w:trHeight w:val="528"/>
          <w:jc w:val="center"/>
        </w:trPr>
        <w:tc>
          <w:tcPr>
            <w:tcW w:w="3592" w:type="dxa"/>
            <w:vAlign w:val="center"/>
          </w:tcPr>
          <w:p w14:paraId="5FE84059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بعد انتهاء التدريب</w:t>
            </w:r>
          </w:p>
        </w:tc>
        <w:tc>
          <w:tcPr>
            <w:tcW w:w="6118" w:type="dxa"/>
            <w:vAlign w:val="center"/>
          </w:tcPr>
          <w:p w14:paraId="6BF984D9" w14:textId="77777777" w:rsidR="00EA43B3" w:rsidRPr="00E071ED" w:rsidRDefault="00EA43B3">
            <w:pPr>
              <w:pStyle w:val="ListParagraph"/>
              <w:bidi/>
              <w:spacing w:before="60" w:after="60"/>
              <w:ind w:left="0"/>
              <w:jc w:val="center"/>
              <w:rPr>
                <w:rFonts w:ascii="Calibri" w:hAnsi="Calibri" w:cs="Calibri"/>
                <w:sz w:val="32"/>
                <w:szCs w:val="32"/>
                <w:rtl/>
                <w:lang w:bidi="ar-EG"/>
              </w:rPr>
            </w:pPr>
            <w:r w:rsidRPr="00E071ED">
              <w:rPr>
                <w:rFonts w:ascii="Calibri" w:hAnsi="Calibri" w:cs="Calibri"/>
                <w:sz w:val="32"/>
                <w:szCs w:val="32"/>
                <w:rtl/>
                <w:lang w:bidi="ar-EG"/>
              </w:rPr>
              <w:t>3 كوب ماء أو مشروب رياضي لكل كجم نقص في الوزن</w:t>
            </w:r>
          </w:p>
        </w:tc>
      </w:tr>
    </w:tbl>
    <w:p w14:paraId="353C4565" w14:textId="77777777" w:rsidR="00EA43B3" w:rsidRDefault="00EA43B3" w:rsidP="00EA43B3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7045A0" wp14:editId="362BF9F2">
            <wp:extent cx="2363190" cy="902191"/>
            <wp:effectExtent l="0" t="0" r="0" b="0"/>
            <wp:docPr id="1" name="Picture 1" descr="A yellow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sig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481" cy="905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F042A" w14:textId="58D14830" w:rsidR="00EA43B3" w:rsidRPr="00123296" w:rsidRDefault="00EA43B3" w:rsidP="00EA43B3">
      <w:pPr>
        <w:rPr>
          <w:sz w:val="28"/>
          <w:szCs w:val="28"/>
        </w:rPr>
      </w:pPr>
      <w:r w:rsidRPr="00123296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208531" wp14:editId="58D21B56">
                <wp:simplePos x="0" y="0"/>
                <wp:positionH relativeFrom="margin">
                  <wp:posOffset>592667</wp:posOffset>
                </wp:positionH>
                <wp:positionV relativeFrom="paragraph">
                  <wp:posOffset>136525</wp:posOffset>
                </wp:positionV>
                <wp:extent cx="4904105" cy="165946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105" cy="1659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541A3" w14:textId="77777777" w:rsidR="005149C1" w:rsidRPr="00F62630" w:rsidRDefault="005149C1" w:rsidP="005149C1">
                            <w:pPr>
                              <w:pStyle w:val="Footer"/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hyperlink r:id="rId28" w:history="1">
                              <w:r w:rsidRPr="00F62630">
                                <w:rPr>
                                  <w:rStyle w:val="Hyperlink"/>
                                  <w:b/>
                                  <w:bCs/>
                                  <w:sz w:val="28"/>
                                  <w:szCs w:val="28"/>
                                </w:rPr>
                                <w:t>https://nutrisport.online</w:t>
                              </w:r>
                            </w:hyperlink>
                            <w:r w:rsidRPr="00F62630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09B3ECC0" w14:textId="77777777" w:rsidR="005149C1" w:rsidRPr="00123296" w:rsidRDefault="005149C1" w:rsidP="005149C1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hyperlink r:id="rId29" w:history="1">
                              <w:r w:rsidRPr="00316D16">
                                <w:rPr>
                                  <w:rStyle w:val="Hyperlink"/>
                                  <w:b/>
                                  <w:bCs/>
                                  <w:sz w:val="28"/>
                                  <w:szCs w:val="28"/>
                                </w:rPr>
                                <w:t>https://www.facebook.com/a.selimzarka</w:t>
                              </w:r>
                            </w:hyperlink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68E2FC1" w14:textId="77777777" w:rsidR="005149C1" w:rsidRDefault="005149C1" w:rsidP="005149C1">
                            <w:pPr>
                              <w:spacing w:after="0" w:line="360" w:lineRule="auto"/>
                              <w:jc w:val="center"/>
                              <w:rPr>
                                <w:rtl/>
                              </w:rPr>
                            </w:pPr>
                            <w:hyperlink r:id="rId30" w:history="1">
                              <w:r w:rsidRPr="00FB3ADD">
                                <w:rPr>
                                  <w:rStyle w:val="Hyperlink"/>
                                  <w:b/>
                                  <w:bCs/>
                                  <w:sz w:val="28"/>
                                  <w:szCs w:val="28"/>
                                </w:rPr>
                                <w:t>abdulmonemzarka@hotmail.com</w:t>
                              </w:r>
                            </w:hyperlink>
                          </w:p>
                          <w:p w14:paraId="27CAED2F" w14:textId="77777777" w:rsidR="005149C1" w:rsidRDefault="005149C1" w:rsidP="005149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EF9F765" wp14:editId="4694B6EE">
                                  <wp:extent cx="337022" cy="337022"/>
                                  <wp:effectExtent l="0" t="0" r="0" b="6350"/>
                                  <wp:docPr id="2141984201" name="Graphic 2" descr="Smart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984201" name="Graphic 2141984201" descr="Smart Phone with solid fill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8133" cy="348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23AAF1D" wp14:editId="305CBF88">
                                  <wp:extent cx="333823" cy="322580"/>
                                  <wp:effectExtent l="0" t="0" r="9525" b="1270"/>
                                  <wp:docPr id="1558670181" name="Picture 3" descr="A green square with a black phone and a black circ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8670181" name="Picture 3" descr="A green square with a black phone and a black circle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6688" t="16644" r="16673" b="1896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413" cy="32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+20 </w:t>
                            </w:r>
                            <w:r w:rsidRPr="001232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80755821</w:t>
                            </w:r>
                          </w:p>
                          <w:p w14:paraId="07FEB701" w14:textId="77777777" w:rsidR="00EA43B3" w:rsidRPr="00123296" w:rsidRDefault="00EA43B3" w:rsidP="00EA43B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20853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6.65pt;margin-top:10.75pt;width:386.15pt;height:1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" filled="f" stroked="f" strokeweight=".5pt">
                <v:textbox>
                  <w:txbxContent>
                    <w:p w14:paraId="690541A3" w14:textId="77777777" w:rsidR="005149C1" w:rsidRPr="00F62630" w:rsidRDefault="005149C1" w:rsidP="005149C1">
                      <w:pPr>
                        <w:pStyle w:val="Footer"/>
                        <w:spacing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hyperlink r:id="rId34" w:history="1">
                        <w:r w:rsidRPr="00F62630">
                          <w:rPr>
                            <w:rStyle w:val="Hyperlink"/>
                            <w:b/>
                            <w:bCs/>
                            <w:sz w:val="28"/>
                            <w:szCs w:val="28"/>
                          </w:rPr>
                          <w:t>https://nutrisport.online</w:t>
                        </w:r>
                      </w:hyperlink>
                      <w:r w:rsidRPr="00F62630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09B3ECC0" w14:textId="77777777" w:rsidR="005149C1" w:rsidRPr="00123296" w:rsidRDefault="005149C1" w:rsidP="005149C1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hyperlink r:id="rId35" w:history="1">
                        <w:r w:rsidRPr="00316D16">
                          <w:rPr>
                            <w:rStyle w:val="Hyperlink"/>
                            <w:b/>
                            <w:bCs/>
                            <w:sz w:val="28"/>
                            <w:szCs w:val="28"/>
                          </w:rPr>
                          <w:t>https://www.facebook.com/a.selimzarka</w:t>
                        </w:r>
                      </w:hyperlink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68E2FC1" w14:textId="77777777" w:rsidR="005149C1" w:rsidRDefault="005149C1" w:rsidP="005149C1">
                      <w:pPr>
                        <w:spacing w:after="0" w:line="360" w:lineRule="auto"/>
                        <w:jc w:val="center"/>
                        <w:rPr>
                          <w:rtl/>
                        </w:rPr>
                      </w:pPr>
                      <w:hyperlink r:id="rId36" w:history="1">
                        <w:r w:rsidRPr="00FB3ADD">
                          <w:rPr>
                            <w:rStyle w:val="Hyperlink"/>
                            <w:b/>
                            <w:bCs/>
                            <w:sz w:val="28"/>
                            <w:szCs w:val="28"/>
                          </w:rPr>
                          <w:t>abdulmonemzarka@hotmail.com</w:t>
                        </w:r>
                      </w:hyperlink>
                    </w:p>
                    <w:p w14:paraId="27CAED2F" w14:textId="77777777" w:rsidR="005149C1" w:rsidRDefault="005149C1" w:rsidP="005149C1">
                      <w:pPr>
                        <w:spacing w:line="360" w:lineRule="auto"/>
                        <w:jc w:val="center"/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EF9F765" wp14:editId="4694B6EE">
                            <wp:extent cx="337022" cy="337022"/>
                            <wp:effectExtent l="0" t="0" r="0" b="6350"/>
                            <wp:docPr id="2141984201" name="Graphic 2" descr="Smart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984201" name="Graphic 2141984201" descr="Smart Phone with solid fill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8133" cy="348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23AAF1D" wp14:editId="305CBF88">
                            <wp:extent cx="333823" cy="322580"/>
                            <wp:effectExtent l="0" t="0" r="9525" b="1270"/>
                            <wp:docPr id="1558670181" name="Picture 3" descr="A green square with a black phone and a black circ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8670181" name="Picture 3" descr="A green square with a black phone and a black circle&#10;&#10;Description automatically generated"/>
                                    <pic:cNvPicPr/>
                                  </pic:nvPicPr>
                                  <pic:blipFill rotWithShape="1"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6688" t="16644" r="16673" b="1896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413" cy="3270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+20 </w:t>
                      </w:r>
                      <w:r w:rsidRPr="00123296"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80755821</w:t>
                      </w:r>
                    </w:p>
                    <w:p w14:paraId="07FEB701" w14:textId="77777777" w:rsidR="00EA43B3" w:rsidRPr="00123296" w:rsidRDefault="00EA43B3" w:rsidP="00EA43B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D54F91" w14:textId="650F1D2F" w:rsidR="0013093D" w:rsidRPr="00EA43B3" w:rsidRDefault="0013093D" w:rsidP="00EA43B3"/>
    <w:sectPr w:rsidR="0013093D" w:rsidRPr="00EA43B3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CD8AB" w14:textId="77777777" w:rsidR="008301CB" w:rsidRDefault="008301CB" w:rsidP="00425AE8">
      <w:pPr>
        <w:spacing w:after="0" w:line="240" w:lineRule="auto"/>
      </w:pPr>
      <w:r>
        <w:separator/>
      </w:r>
    </w:p>
  </w:endnote>
  <w:endnote w:type="continuationSeparator" w:id="0">
    <w:p w14:paraId="43C37A6B" w14:textId="77777777" w:rsidR="008301CB" w:rsidRDefault="008301CB" w:rsidP="00425AE8">
      <w:pPr>
        <w:spacing w:after="0" w:line="240" w:lineRule="auto"/>
      </w:pPr>
      <w:r>
        <w:continuationSeparator/>
      </w:r>
    </w:p>
  </w:endnote>
  <w:endnote w:type="continuationNotice" w:id="1">
    <w:p w14:paraId="4771B64D" w14:textId="77777777" w:rsidR="008301CB" w:rsidRDefault="008301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10CF9B" w:themeColor="accent4"/>
      </w:tblBorders>
      <w:tblLook w:val="04A0" w:firstRow="1" w:lastRow="0" w:firstColumn="1" w:lastColumn="0" w:noHBand="0" w:noVBand="1"/>
    </w:tblPr>
    <w:tblGrid>
      <w:gridCol w:w="6552"/>
      <w:gridCol w:w="2808"/>
    </w:tblGrid>
    <w:tr w:rsidR="00425AE8" w14:paraId="30D54F9E" w14:textId="77777777" w:rsidTr="009A5159">
      <w:trPr>
        <w:trHeight w:val="360"/>
      </w:trPr>
      <w:tc>
        <w:tcPr>
          <w:tcW w:w="3500" w:type="pct"/>
        </w:tcPr>
        <w:p w14:paraId="30D54F9C" w14:textId="6F60A773" w:rsidR="00425AE8" w:rsidRDefault="001064FF" w:rsidP="00425AE8">
          <w:pPr>
            <w:pStyle w:val="Footer"/>
            <w:jc w:val="center"/>
          </w:pPr>
          <w:hyperlink r:id="rId1" w:history="1">
            <w:r w:rsidRPr="00326821">
              <w:rPr>
                <w:rStyle w:val="Hyperlink"/>
              </w:rPr>
              <w:t>https://nutrisport.online/</w:t>
            </w:r>
          </w:hyperlink>
        </w:p>
      </w:tc>
      <w:tc>
        <w:tcPr>
          <w:tcW w:w="1500" w:type="pct"/>
          <w:shd w:val="clear" w:color="auto" w:fill="10CF9B" w:themeFill="accent4"/>
        </w:tcPr>
        <w:p w14:paraId="30D54F9D" w14:textId="77777777" w:rsidR="00425AE8" w:rsidRDefault="00425AE8">
          <w:pPr>
            <w:pStyle w:val="Footer"/>
            <w:jc w:val="right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A0076E" w:rsidRPr="00A0076E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0D54F9F" w14:textId="77777777" w:rsidR="00425AE8" w:rsidRDefault="00425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B735" w14:textId="77777777" w:rsidR="008301CB" w:rsidRDefault="008301CB" w:rsidP="00425AE8">
      <w:pPr>
        <w:spacing w:after="0" w:line="240" w:lineRule="auto"/>
      </w:pPr>
      <w:r>
        <w:separator/>
      </w:r>
    </w:p>
  </w:footnote>
  <w:footnote w:type="continuationSeparator" w:id="0">
    <w:p w14:paraId="4520DDDD" w14:textId="77777777" w:rsidR="008301CB" w:rsidRDefault="008301CB" w:rsidP="00425AE8">
      <w:pPr>
        <w:spacing w:after="0" w:line="240" w:lineRule="auto"/>
      </w:pPr>
      <w:r>
        <w:continuationSeparator/>
      </w:r>
    </w:p>
  </w:footnote>
  <w:footnote w:type="continuationNotice" w:id="1">
    <w:p w14:paraId="384C542A" w14:textId="77777777" w:rsidR="008301CB" w:rsidRDefault="008301C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21663"/>
    <w:multiLevelType w:val="hybridMultilevel"/>
    <w:tmpl w:val="F54860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5773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ha Fawzi">
    <w15:presenceInfo w15:providerId="Windows Live" w15:userId="b89ee6cec1bf8c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70"/>
    <w:rsid w:val="00003F44"/>
    <w:rsid w:val="00005B48"/>
    <w:rsid w:val="0000658A"/>
    <w:rsid w:val="00007DC6"/>
    <w:rsid w:val="0001298E"/>
    <w:rsid w:val="00012C33"/>
    <w:rsid w:val="00015601"/>
    <w:rsid w:val="00016437"/>
    <w:rsid w:val="00016BC1"/>
    <w:rsid w:val="00016E31"/>
    <w:rsid w:val="00021555"/>
    <w:rsid w:val="00023FEC"/>
    <w:rsid w:val="000245AE"/>
    <w:rsid w:val="00025E39"/>
    <w:rsid w:val="000274F4"/>
    <w:rsid w:val="000302DB"/>
    <w:rsid w:val="0003478D"/>
    <w:rsid w:val="000350DA"/>
    <w:rsid w:val="00036D7F"/>
    <w:rsid w:val="0004219F"/>
    <w:rsid w:val="0005183C"/>
    <w:rsid w:val="00051E0D"/>
    <w:rsid w:val="0005322D"/>
    <w:rsid w:val="000532CE"/>
    <w:rsid w:val="000546BC"/>
    <w:rsid w:val="0005731A"/>
    <w:rsid w:val="0005762E"/>
    <w:rsid w:val="00057B5A"/>
    <w:rsid w:val="00057ECF"/>
    <w:rsid w:val="00060239"/>
    <w:rsid w:val="000655A4"/>
    <w:rsid w:val="00067D00"/>
    <w:rsid w:val="00071235"/>
    <w:rsid w:val="00071468"/>
    <w:rsid w:val="00071B0B"/>
    <w:rsid w:val="00073E79"/>
    <w:rsid w:val="0007609B"/>
    <w:rsid w:val="000853B8"/>
    <w:rsid w:val="00086B74"/>
    <w:rsid w:val="00087CD7"/>
    <w:rsid w:val="00087EFA"/>
    <w:rsid w:val="000901A8"/>
    <w:rsid w:val="000910E8"/>
    <w:rsid w:val="00092862"/>
    <w:rsid w:val="00097955"/>
    <w:rsid w:val="000A0815"/>
    <w:rsid w:val="000A0EFF"/>
    <w:rsid w:val="000A114D"/>
    <w:rsid w:val="000A163E"/>
    <w:rsid w:val="000A56DF"/>
    <w:rsid w:val="000A597A"/>
    <w:rsid w:val="000A663B"/>
    <w:rsid w:val="000A7FD4"/>
    <w:rsid w:val="000B1554"/>
    <w:rsid w:val="000B19CB"/>
    <w:rsid w:val="000B3AF9"/>
    <w:rsid w:val="000B48B9"/>
    <w:rsid w:val="000B6850"/>
    <w:rsid w:val="000C072A"/>
    <w:rsid w:val="000C1DCE"/>
    <w:rsid w:val="000C1F86"/>
    <w:rsid w:val="000C5234"/>
    <w:rsid w:val="000C5D63"/>
    <w:rsid w:val="000C5DD3"/>
    <w:rsid w:val="000D08D4"/>
    <w:rsid w:val="000D150B"/>
    <w:rsid w:val="000D39BA"/>
    <w:rsid w:val="000D4633"/>
    <w:rsid w:val="000D4B9A"/>
    <w:rsid w:val="000D6819"/>
    <w:rsid w:val="000E16C3"/>
    <w:rsid w:val="000E2080"/>
    <w:rsid w:val="000E348E"/>
    <w:rsid w:val="000E4430"/>
    <w:rsid w:val="000E4485"/>
    <w:rsid w:val="000E485F"/>
    <w:rsid w:val="000E7A0A"/>
    <w:rsid w:val="000F48EE"/>
    <w:rsid w:val="000F6D3B"/>
    <w:rsid w:val="00101FEE"/>
    <w:rsid w:val="001064FF"/>
    <w:rsid w:val="00106FB9"/>
    <w:rsid w:val="00107386"/>
    <w:rsid w:val="0011395D"/>
    <w:rsid w:val="001142DD"/>
    <w:rsid w:val="001176E7"/>
    <w:rsid w:val="00122A30"/>
    <w:rsid w:val="00127373"/>
    <w:rsid w:val="00127BC1"/>
    <w:rsid w:val="0013093D"/>
    <w:rsid w:val="0013127A"/>
    <w:rsid w:val="00132C87"/>
    <w:rsid w:val="0013304D"/>
    <w:rsid w:val="0013328F"/>
    <w:rsid w:val="00134457"/>
    <w:rsid w:val="00134A17"/>
    <w:rsid w:val="0013508A"/>
    <w:rsid w:val="001358E9"/>
    <w:rsid w:val="001364EF"/>
    <w:rsid w:val="00136767"/>
    <w:rsid w:val="00136BD2"/>
    <w:rsid w:val="001371D8"/>
    <w:rsid w:val="001412B8"/>
    <w:rsid w:val="00141AC7"/>
    <w:rsid w:val="00141B7D"/>
    <w:rsid w:val="001434D6"/>
    <w:rsid w:val="00143575"/>
    <w:rsid w:val="001435C8"/>
    <w:rsid w:val="00144875"/>
    <w:rsid w:val="00144B32"/>
    <w:rsid w:val="001529F3"/>
    <w:rsid w:val="001536CE"/>
    <w:rsid w:val="0015482B"/>
    <w:rsid w:val="00157BBA"/>
    <w:rsid w:val="00160315"/>
    <w:rsid w:val="0016096F"/>
    <w:rsid w:val="00161BAB"/>
    <w:rsid w:val="001636C1"/>
    <w:rsid w:val="00165B97"/>
    <w:rsid w:val="00166CC4"/>
    <w:rsid w:val="00176FCA"/>
    <w:rsid w:val="0017779A"/>
    <w:rsid w:val="00183FA5"/>
    <w:rsid w:val="001968EE"/>
    <w:rsid w:val="001A0315"/>
    <w:rsid w:val="001A3E36"/>
    <w:rsid w:val="001A48BB"/>
    <w:rsid w:val="001A4DF8"/>
    <w:rsid w:val="001A5156"/>
    <w:rsid w:val="001A5EE8"/>
    <w:rsid w:val="001A6090"/>
    <w:rsid w:val="001A684B"/>
    <w:rsid w:val="001B0C29"/>
    <w:rsid w:val="001B5316"/>
    <w:rsid w:val="001B7FDB"/>
    <w:rsid w:val="001C1295"/>
    <w:rsid w:val="001C6381"/>
    <w:rsid w:val="001D5C58"/>
    <w:rsid w:val="001E19F8"/>
    <w:rsid w:val="001E41EB"/>
    <w:rsid w:val="001F1A37"/>
    <w:rsid w:val="001F1E34"/>
    <w:rsid w:val="001F3D6C"/>
    <w:rsid w:val="001F4A9B"/>
    <w:rsid w:val="001F5306"/>
    <w:rsid w:val="001F6A0D"/>
    <w:rsid w:val="002018BD"/>
    <w:rsid w:val="002024FD"/>
    <w:rsid w:val="00202EA4"/>
    <w:rsid w:val="00204E6A"/>
    <w:rsid w:val="002059DB"/>
    <w:rsid w:val="00205CDE"/>
    <w:rsid w:val="002070D7"/>
    <w:rsid w:val="00212E7D"/>
    <w:rsid w:val="00213D36"/>
    <w:rsid w:val="00217A43"/>
    <w:rsid w:val="00217C93"/>
    <w:rsid w:val="002225D8"/>
    <w:rsid w:val="002238F6"/>
    <w:rsid w:val="00223903"/>
    <w:rsid w:val="00224165"/>
    <w:rsid w:val="002248D2"/>
    <w:rsid w:val="00224904"/>
    <w:rsid w:val="0022726C"/>
    <w:rsid w:val="00227E6F"/>
    <w:rsid w:val="0023021D"/>
    <w:rsid w:val="002314AD"/>
    <w:rsid w:val="002335D5"/>
    <w:rsid w:val="002358C4"/>
    <w:rsid w:val="002377D2"/>
    <w:rsid w:val="0024032F"/>
    <w:rsid w:val="00243CF6"/>
    <w:rsid w:val="00245F2C"/>
    <w:rsid w:val="00255A4B"/>
    <w:rsid w:val="00255B89"/>
    <w:rsid w:val="002642AE"/>
    <w:rsid w:val="00264884"/>
    <w:rsid w:val="00266871"/>
    <w:rsid w:val="002672A9"/>
    <w:rsid w:val="00267FC4"/>
    <w:rsid w:val="00270F13"/>
    <w:rsid w:val="00275FF3"/>
    <w:rsid w:val="002767AB"/>
    <w:rsid w:val="002817FB"/>
    <w:rsid w:val="00283CF0"/>
    <w:rsid w:val="00284DFD"/>
    <w:rsid w:val="00285418"/>
    <w:rsid w:val="0028651B"/>
    <w:rsid w:val="00287640"/>
    <w:rsid w:val="00291056"/>
    <w:rsid w:val="0029230B"/>
    <w:rsid w:val="00292389"/>
    <w:rsid w:val="00292D74"/>
    <w:rsid w:val="00292FFD"/>
    <w:rsid w:val="00294246"/>
    <w:rsid w:val="002944DB"/>
    <w:rsid w:val="00294C3E"/>
    <w:rsid w:val="00294D88"/>
    <w:rsid w:val="00295484"/>
    <w:rsid w:val="002A07C6"/>
    <w:rsid w:val="002A1044"/>
    <w:rsid w:val="002A25A6"/>
    <w:rsid w:val="002A4491"/>
    <w:rsid w:val="002A6D7A"/>
    <w:rsid w:val="002B1236"/>
    <w:rsid w:val="002B1F58"/>
    <w:rsid w:val="002B3F1A"/>
    <w:rsid w:val="002B7FF9"/>
    <w:rsid w:val="002C28E9"/>
    <w:rsid w:val="002C372D"/>
    <w:rsid w:val="002C3E31"/>
    <w:rsid w:val="002C5407"/>
    <w:rsid w:val="002C5B63"/>
    <w:rsid w:val="002D1494"/>
    <w:rsid w:val="002D153B"/>
    <w:rsid w:val="002D1ECE"/>
    <w:rsid w:val="002D35B2"/>
    <w:rsid w:val="002D4F5D"/>
    <w:rsid w:val="002D6C52"/>
    <w:rsid w:val="002E0569"/>
    <w:rsid w:val="002E0DCA"/>
    <w:rsid w:val="002E0F85"/>
    <w:rsid w:val="002E35A1"/>
    <w:rsid w:val="002E5948"/>
    <w:rsid w:val="002E6349"/>
    <w:rsid w:val="002E70C7"/>
    <w:rsid w:val="002E782D"/>
    <w:rsid w:val="002F0B7D"/>
    <w:rsid w:val="002F2D34"/>
    <w:rsid w:val="002F4902"/>
    <w:rsid w:val="002F660E"/>
    <w:rsid w:val="003008B4"/>
    <w:rsid w:val="00300CFA"/>
    <w:rsid w:val="00302736"/>
    <w:rsid w:val="00305124"/>
    <w:rsid w:val="00305BB7"/>
    <w:rsid w:val="00310345"/>
    <w:rsid w:val="00310B1D"/>
    <w:rsid w:val="00313F54"/>
    <w:rsid w:val="003149DD"/>
    <w:rsid w:val="0031539A"/>
    <w:rsid w:val="003159EC"/>
    <w:rsid w:val="00315D89"/>
    <w:rsid w:val="00316B7E"/>
    <w:rsid w:val="00325B05"/>
    <w:rsid w:val="00325E24"/>
    <w:rsid w:val="00327547"/>
    <w:rsid w:val="00327607"/>
    <w:rsid w:val="0032780D"/>
    <w:rsid w:val="003337FD"/>
    <w:rsid w:val="00333A56"/>
    <w:rsid w:val="00336172"/>
    <w:rsid w:val="00336384"/>
    <w:rsid w:val="00340734"/>
    <w:rsid w:val="00342E5C"/>
    <w:rsid w:val="003434A5"/>
    <w:rsid w:val="00344FEB"/>
    <w:rsid w:val="003479A0"/>
    <w:rsid w:val="00351F32"/>
    <w:rsid w:val="0035214C"/>
    <w:rsid w:val="00352ED9"/>
    <w:rsid w:val="003545F9"/>
    <w:rsid w:val="00354ABF"/>
    <w:rsid w:val="00356825"/>
    <w:rsid w:val="00356F0F"/>
    <w:rsid w:val="003601C4"/>
    <w:rsid w:val="00360202"/>
    <w:rsid w:val="003602A5"/>
    <w:rsid w:val="00360E99"/>
    <w:rsid w:val="003648C1"/>
    <w:rsid w:val="003724DF"/>
    <w:rsid w:val="00372FE8"/>
    <w:rsid w:val="00376359"/>
    <w:rsid w:val="00380A59"/>
    <w:rsid w:val="00380EE1"/>
    <w:rsid w:val="00381499"/>
    <w:rsid w:val="003822EB"/>
    <w:rsid w:val="003868A8"/>
    <w:rsid w:val="00387842"/>
    <w:rsid w:val="00387B70"/>
    <w:rsid w:val="003909CA"/>
    <w:rsid w:val="003920E1"/>
    <w:rsid w:val="003953A0"/>
    <w:rsid w:val="00397FC5"/>
    <w:rsid w:val="003A2E54"/>
    <w:rsid w:val="003A3AE4"/>
    <w:rsid w:val="003A5CD8"/>
    <w:rsid w:val="003A5D0A"/>
    <w:rsid w:val="003A6A52"/>
    <w:rsid w:val="003B32B8"/>
    <w:rsid w:val="003B4320"/>
    <w:rsid w:val="003B7299"/>
    <w:rsid w:val="003B7BE1"/>
    <w:rsid w:val="003C05E1"/>
    <w:rsid w:val="003C1B1D"/>
    <w:rsid w:val="003C77F9"/>
    <w:rsid w:val="003C7C68"/>
    <w:rsid w:val="003C7F4F"/>
    <w:rsid w:val="003D4523"/>
    <w:rsid w:val="003D5A30"/>
    <w:rsid w:val="003D7C61"/>
    <w:rsid w:val="003E4464"/>
    <w:rsid w:val="003F5301"/>
    <w:rsid w:val="003F65EA"/>
    <w:rsid w:val="003F6B80"/>
    <w:rsid w:val="003F6C16"/>
    <w:rsid w:val="003F6E7E"/>
    <w:rsid w:val="004004A5"/>
    <w:rsid w:val="0040092B"/>
    <w:rsid w:val="00402982"/>
    <w:rsid w:val="00406F1F"/>
    <w:rsid w:val="00407522"/>
    <w:rsid w:val="00413969"/>
    <w:rsid w:val="004139CF"/>
    <w:rsid w:val="004143BC"/>
    <w:rsid w:val="00422571"/>
    <w:rsid w:val="00425AE8"/>
    <w:rsid w:val="00425B6A"/>
    <w:rsid w:val="00426905"/>
    <w:rsid w:val="00431CAB"/>
    <w:rsid w:val="00432146"/>
    <w:rsid w:val="00436DB4"/>
    <w:rsid w:val="0043775F"/>
    <w:rsid w:val="00437B3D"/>
    <w:rsid w:val="00440677"/>
    <w:rsid w:val="004413F9"/>
    <w:rsid w:val="00442749"/>
    <w:rsid w:val="00444FB9"/>
    <w:rsid w:val="004451A3"/>
    <w:rsid w:val="00446A07"/>
    <w:rsid w:val="00451165"/>
    <w:rsid w:val="0045135B"/>
    <w:rsid w:val="004513D0"/>
    <w:rsid w:val="00452DEA"/>
    <w:rsid w:val="00453CA6"/>
    <w:rsid w:val="00454506"/>
    <w:rsid w:val="00456551"/>
    <w:rsid w:val="00456AE2"/>
    <w:rsid w:val="00463264"/>
    <w:rsid w:val="00463671"/>
    <w:rsid w:val="004670D4"/>
    <w:rsid w:val="00467914"/>
    <w:rsid w:val="00470351"/>
    <w:rsid w:val="00471C2A"/>
    <w:rsid w:val="00473AED"/>
    <w:rsid w:val="00475B22"/>
    <w:rsid w:val="0048079E"/>
    <w:rsid w:val="00480CC3"/>
    <w:rsid w:val="004814AE"/>
    <w:rsid w:val="0048494A"/>
    <w:rsid w:val="00487890"/>
    <w:rsid w:val="00490011"/>
    <w:rsid w:val="00490D7B"/>
    <w:rsid w:val="00494818"/>
    <w:rsid w:val="00494B0B"/>
    <w:rsid w:val="0049758A"/>
    <w:rsid w:val="004A05C7"/>
    <w:rsid w:val="004A3C16"/>
    <w:rsid w:val="004A713E"/>
    <w:rsid w:val="004B1BF2"/>
    <w:rsid w:val="004B1EFE"/>
    <w:rsid w:val="004B3C1F"/>
    <w:rsid w:val="004B74DC"/>
    <w:rsid w:val="004C30FE"/>
    <w:rsid w:val="004C4BBB"/>
    <w:rsid w:val="004C4C55"/>
    <w:rsid w:val="004D3B43"/>
    <w:rsid w:val="004D4DF4"/>
    <w:rsid w:val="004D5BF3"/>
    <w:rsid w:val="004D6F44"/>
    <w:rsid w:val="004D7240"/>
    <w:rsid w:val="004D7BAD"/>
    <w:rsid w:val="004D7F5F"/>
    <w:rsid w:val="004E047D"/>
    <w:rsid w:val="004E61B9"/>
    <w:rsid w:val="004E6395"/>
    <w:rsid w:val="004E6830"/>
    <w:rsid w:val="004F1605"/>
    <w:rsid w:val="004F7AC5"/>
    <w:rsid w:val="00500150"/>
    <w:rsid w:val="00503F12"/>
    <w:rsid w:val="005060D6"/>
    <w:rsid w:val="00507703"/>
    <w:rsid w:val="00507A9D"/>
    <w:rsid w:val="005114EF"/>
    <w:rsid w:val="005149C1"/>
    <w:rsid w:val="00514CE0"/>
    <w:rsid w:val="00514DCA"/>
    <w:rsid w:val="00515F78"/>
    <w:rsid w:val="005168BB"/>
    <w:rsid w:val="00520078"/>
    <w:rsid w:val="0052577C"/>
    <w:rsid w:val="00531BC0"/>
    <w:rsid w:val="005322BC"/>
    <w:rsid w:val="00532D54"/>
    <w:rsid w:val="0053383D"/>
    <w:rsid w:val="00535D92"/>
    <w:rsid w:val="00536B88"/>
    <w:rsid w:val="0054047C"/>
    <w:rsid w:val="00541EE3"/>
    <w:rsid w:val="0054396D"/>
    <w:rsid w:val="005454C2"/>
    <w:rsid w:val="005457EC"/>
    <w:rsid w:val="00547172"/>
    <w:rsid w:val="00550889"/>
    <w:rsid w:val="00550FDF"/>
    <w:rsid w:val="005511BA"/>
    <w:rsid w:val="00551ED1"/>
    <w:rsid w:val="0055736E"/>
    <w:rsid w:val="00562A8D"/>
    <w:rsid w:val="005725F6"/>
    <w:rsid w:val="00574891"/>
    <w:rsid w:val="0057493B"/>
    <w:rsid w:val="00575B67"/>
    <w:rsid w:val="00576C4F"/>
    <w:rsid w:val="00583B0D"/>
    <w:rsid w:val="0058516C"/>
    <w:rsid w:val="00586567"/>
    <w:rsid w:val="00586675"/>
    <w:rsid w:val="00590341"/>
    <w:rsid w:val="0059260E"/>
    <w:rsid w:val="005954CA"/>
    <w:rsid w:val="005A0120"/>
    <w:rsid w:val="005A31CB"/>
    <w:rsid w:val="005A3934"/>
    <w:rsid w:val="005A3A72"/>
    <w:rsid w:val="005A3FB1"/>
    <w:rsid w:val="005A5568"/>
    <w:rsid w:val="005A70B8"/>
    <w:rsid w:val="005A79FD"/>
    <w:rsid w:val="005B2139"/>
    <w:rsid w:val="005B2D90"/>
    <w:rsid w:val="005B2FA0"/>
    <w:rsid w:val="005B496C"/>
    <w:rsid w:val="005B5165"/>
    <w:rsid w:val="005B558A"/>
    <w:rsid w:val="005C0606"/>
    <w:rsid w:val="005C0CF3"/>
    <w:rsid w:val="005C1F2E"/>
    <w:rsid w:val="005C2722"/>
    <w:rsid w:val="005C40D8"/>
    <w:rsid w:val="005C70C9"/>
    <w:rsid w:val="005C71FA"/>
    <w:rsid w:val="005C75AC"/>
    <w:rsid w:val="005D2F4B"/>
    <w:rsid w:val="005D5921"/>
    <w:rsid w:val="005E0DAD"/>
    <w:rsid w:val="005E0E14"/>
    <w:rsid w:val="005E1D38"/>
    <w:rsid w:val="005E2592"/>
    <w:rsid w:val="005E3C85"/>
    <w:rsid w:val="005E482D"/>
    <w:rsid w:val="005E4952"/>
    <w:rsid w:val="005E4A2F"/>
    <w:rsid w:val="005E4C38"/>
    <w:rsid w:val="005E5519"/>
    <w:rsid w:val="005F19F1"/>
    <w:rsid w:val="005F3330"/>
    <w:rsid w:val="005F6F64"/>
    <w:rsid w:val="006004C4"/>
    <w:rsid w:val="00602215"/>
    <w:rsid w:val="006042A4"/>
    <w:rsid w:val="00604FEE"/>
    <w:rsid w:val="0061139A"/>
    <w:rsid w:val="00612B67"/>
    <w:rsid w:val="0061348D"/>
    <w:rsid w:val="00613BB7"/>
    <w:rsid w:val="00615842"/>
    <w:rsid w:val="00620C4E"/>
    <w:rsid w:val="006225D3"/>
    <w:rsid w:val="00624A4C"/>
    <w:rsid w:val="00625D55"/>
    <w:rsid w:val="00625F5C"/>
    <w:rsid w:val="006272AA"/>
    <w:rsid w:val="00627EF0"/>
    <w:rsid w:val="00630823"/>
    <w:rsid w:val="00631833"/>
    <w:rsid w:val="006336C8"/>
    <w:rsid w:val="00634D3F"/>
    <w:rsid w:val="00635B7D"/>
    <w:rsid w:val="00635F5F"/>
    <w:rsid w:val="00636BF0"/>
    <w:rsid w:val="00637551"/>
    <w:rsid w:val="006402AF"/>
    <w:rsid w:val="00640B10"/>
    <w:rsid w:val="00641124"/>
    <w:rsid w:val="006445BC"/>
    <w:rsid w:val="00644A4D"/>
    <w:rsid w:val="00644A7A"/>
    <w:rsid w:val="00655901"/>
    <w:rsid w:val="00656531"/>
    <w:rsid w:val="00657FA9"/>
    <w:rsid w:val="0066141C"/>
    <w:rsid w:val="00661FDC"/>
    <w:rsid w:val="00663D56"/>
    <w:rsid w:val="0066467D"/>
    <w:rsid w:val="006646F5"/>
    <w:rsid w:val="00664D74"/>
    <w:rsid w:val="006651A9"/>
    <w:rsid w:val="00665361"/>
    <w:rsid w:val="00665A73"/>
    <w:rsid w:val="00665B5C"/>
    <w:rsid w:val="006660A4"/>
    <w:rsid w:val="00667438"/>
    <w:rsid w:val="00670165"/>
    <w:rsid w:val="006715A2"/>
    <w:rsid w:val="00671DF9"/>
    <w:rsid w:val="00672CE9"/>
    <w:rsid w:val="00674FB3"/>
    <w:rsid w:val="00675735"/>
    <w:rsid w:val="006847CB"/>
    <w:rsid w:val="00684BC8"/>
    <w:rsid w:val="00684BD3"/>
    <w:rsid w:val="006851A9"/>
    <w:rsid w:val="00686AC4"/>
    <w:rsid w:val="00687603"/>
    <w:rsid w:val="006956AD"/>
    <w:rsid w:val="006A1149"/>
    <w:rsid w:val="006A16DF"/>
    <w:rsid w:val="006A2545"/>
    <w:rsid w:val="006A3521"/>
    <w:rsid w:val="006A3ACA"/>
    <w:rsid w:val="006A52F3"/>
    <w:rsid w:val="006A73BF"/>
    <w:rsid w:val="006B0F4A"/>
    <w:rsid w:val="006B163F"/>
    <w:rsid w:val="006B302B"/>
    <w:rsid w:val="006B5672"/>
    <w:rsid w:val="006B578C"/>
    <w:rsid w:val="006B5C46"/>
    <w:rsid w:val="006B6364"/>
    <w:rsid w:val="006B7994"/>
    <w:rsid w:val="006C41BE"/>
    <w:rsid w:val="006C4DBC"/>
    <w:rsid w:val="006C5230"/>
    <w:rsid w:val="006C5A84"/>
    <w:rsid w:val="006D1381"/>
    <w:rsid w:val="006D2F0E"/>
    <w:rsid w:val="006D5427"/>
    <w:rsid w:val="006D6037"/>
    <w:rsid w:val="006D6BDB"/>
    <w:rsid w:val="006D744D"/>
    <w:rsid w:val="006D772F"/>
    <w:rsid w:val="006E2394"/>
    <w:rsid w:val="006E40CA"/>
    <w:rsid w:val="006E764F"/>
    <w:rsid w:val="006E7AA2"/>
    <w:rsid w:val="006F297B"/>
    <w:rsid w:val="006F4AC0"/>
    <w:rsid w:val="006F5693"/>
    <w:rsid w:val="006F5A12"/>
    <w:rsid w:val="006F62AC"/>
    <w:rsid w:val="00701D2D"/>
    <w:rsid w:val="00703176"/>
    <w:rsid w:val="00705D7F"/>
    <w:rsid w:val="00705FD5"/>
    <w:rsid w:val="00710D78"/>
    <w:rsid w:val="00711DDA"/>
    <w:rsid w:val="007131ED"/>
    <w:rsid w:val="00713215"/>
    <w:rsid w:val="0071395C"/>
    <w:rsid w:val="007139F4"/>
    <w:rsid w:val="00714E56"/>
    <w:rsid w:val="00716A41"/>
    <w:rsid w:val="00720704"/>
    <w:rsid w:val="0072183B"/>
    <w:rsid w:val="0072195B"/>
    <w:rsid w:val="0072237E"/>
    <w:rsid w:val="0072385D"/>
    <w:rsid w:val="00725159"/>
    <w:rsid w:val="007265BA"/>
    <w:rsid w:val="007269A8"/>
    <w:rsid w:val="007324F7"/>
    <w:rsid w:val="0073401E"/>
    <w:rsid w:val="00735172"/>
    <w:rsid w:val="0073522C"/>
    <w:rsid w:val="007368A2"/>
    <w:rsid w:val="007401CB"/>
    <w:rsid w:val="0074042F"/>
    <w:rsid w:val="00741ABB"/>
    <w:rsid w:val="0074354B"/>
    <w:rsid w:val="00743C50"/>
    <w:rsid w:val="0074464F"/>
    <w:rsid w:val="007450B1"/>
    <w:rsid w:val="00745264"/>
    <w:rsid w:val="00745329"/>
    <w:rsid w:val="00747BB4"/>
    <w:rsid w:val="00747E91"/>
    <w:rsid w:val="00750DB5"/>
    <w:rsid w:val="007533A6"/>
    <w:rsid w:val="00755205"/>
    <w:rsid w:val="00756507"/>
    <w:rsid w:val="007630F1"/>
    <w:rsid w:val="007639CC"/>
    <w:rsid w:val="00765F1D"/>
    <w:rsid w:val="007670DB"/>
    <w:rsid w:val="007722F9"/>
    <w:rsid w:val="0077472A"/>
    <w:rsid w:val="007812D5"/>
    <w:rsid w:val="00781654"/>
    <w:rsid w:val="00782D73"/>
    <w:rsid w:val="007838E5"/>
    <w:rsid w:val="00783900"/>
    <w:rsid w:val="00785CCC"/>
    <w:rsid w:val="00786E71"/>
    <w:rsid w:val="0079021A"/>
    <w:rsid w:val="00792D70"/>
    <w:rsid w:val="00794398"/>
    <w:rsid w:val="007A08FA"/>
    <w:rsid w:val="007A2127"/>
    <w:rsid w:val="007A45FA"/>
    <w:rsid w:val="007A4CF5"/>
    <w:rsid w:val="007A5AC7"/>
    <w:rsid w:val="007A6D84"/>
    <w:rsid w:val="007A72B1"/>
    <w:rsid w:val="007B4380"/>
    <w:rsid w:val="007B457E"/>
    <w:rsid w:val="007C140A"/>
    <w:rsid w:val="007C4C26"/>
    <w:rsid w:val="007D2C04"/>
    <w:rsid w:val="007E164A"/>
    <w:rsid w:val="007E1A84"/>
    <w:rsid w:val="007E1FA2"/>
    <w:rsid w:val="007E24A2"/>
    <w:rsid w:val="007E2538"/>
    <w:rsid w:val="007E278F"/>
    <w:rsid w:val="007E3CE3"/>
    <w:rsid w:val="007E4E93"/>
    <w:rsid w:val="007E5125"/>
    <w:rsid w:val="007E5851"/>
    <w:rsid w:val="007E6704"/>
    <w:rsid w:val="007E6DDD"/>
    <w:rsid w:val="007F1E1B"/>
    <w:rsid w:val="007F54F1"/>
    <w:rsid w:val="007F605F"/>
    <w:rsid w:val="007F62EF"/>
    <w:rsid w:val="007F686A"/>
    <w:rsid w:val="00800BE9"/>
    <w:rsid w:val="00803B11"/>
    <w:rsid w:val="0081269D"/>
    <w:rsid w:val="00813A61"/>
    <w:rsid w:val="008141AF"/>
    <w:rsid w:val="00814884"/>
    <w:rsid w:val="00814950"/>
    <w:rsid w:val="008214D1"/>
    <w:rsid w:val="008219D2"/>
    <w:rsid w:val="00825606"/>
    <w:rsid w:val="00827A18"/>
    <w:rsid w:val="008301CB"/>
    <w:rsid w:val="0083056E"/>
    <w:rsid w:val="00833073"/>
    <w:rsid w:val="008332A3"/>
    <w:rsid w:val="008354ED"/>
    <w:rsid w:val="008358D5"/>
    <w:rsid w:val="008365EB"/>
    <w:rsid w:val="008365ED"/>
    <w:rsid w:val="00836DF0"/>
    <w:rsid w:val="00837C27"/>
    <w:rsid w:val="0084085D"/>
    <w:rsid w:val="00841E0E"/>
    <w:rsid w:val="00841E49"/>
    <w:rsid w:val="00842718"/>
    <w:rsid w:val="00843446"/>
    <w:rsid w:val="00843B12"/>
    <w:rsid w:val="00843FA8"/>
    <w:rsid w:val="00844E95"/>
    <w:rsid w:val="00845371"/>
    <w:rsid w:val="00850543"/>
    <w:rsid w:val="008523C4"/>
    <w:rsid w:val="0085442F"/>
    <w:rsid w:val="00855F06"/>
    <w:rsid w:val="008567DF"/>
    <w:rsid w:val="00857BD1"/>
    <w:rsid w:val="00861450"/>
    <w:rsid w:val="00862BD7"/>
    <w:rsid w:val="00863EDF"/>
    <w:rsid w:val="00866766"/>
    <w:rsid w:val="0087018E"/>
    <w:rsid w:val="0087328B"/>
    <w:rsid w:val="008753D5"/>
    <w:rsid w:val="00876609"/>
    <w:rsid w:val="00877D76"/>
    <w:rsid w:val="00880446"/>
    <w:rsid w:val="008810DD"/>
    <w:rsid w:val="008821A7"/>
    <w:rsid w:val="00882A22"/>
    <w:rsid w:val="00890459"/>
    <w:rsid w:val="00890D39"/>
    <w:rsid w:val="008916CB"/>
    <w:rsid w:val="008935D3"/>
    <w:rsid w:val="00895C68"/>
    <w:rsid w:val="00896051"/>
    <w:rsid w:val="0089619F"/>
    <w:rsid w:val="00896639"/>
    <w:rsid w:val="008A315C"/>
    <w:rsid w:val="008A3A09"/>
    <w:rsid w:val="008A3D17"/>
    <w:rsid w:val="008A41BF"/>
    <w:rsid w:val="008A6071"/>
    <w:rsid w:val="008A6764"/>
    <w:rsid w:val="008B1695"/>
    <w:rsid w:val="008B17FB"/>
    <w:rsid w:val="008B3515"/>
    <w:rsid w:val="008B3820"/>
    <w:rsid w:val="008B3D50"/>
    <w:rsid w:val="008B41DC"/>
    <w:rsid w:val="008B746E"/>
    <w:rsid w:val="008C3542"/>
    <w:rsid w:val="008C3680"/>
    <w:rsid w:val="008C4C02"/>
    <w:rsid w:val="008D0DA3"/>
    <w:rsid w:val="008D10F1"/>
    <w:rsid w:val="008D1AEE"/>
    <w:rsid w:val="008D5733"/>
    <w:rsid w:val="008E3394"/>
    <w:rsid w:val="008E3A35"/>
    <w:rsid w:val="008E5714"/>
    <w:rsid w:val="008E6C5E"/>
    <w:rsid w:val="008F048A"/>
    <w:rsid w:val="008F1248"/>
    <w:rsid w:val="008F168E"/>
    <w:rsid w:val="008F1DFE"/>
    <w:rsid w:val="008F2E3F"/>
    <w:rsid w:val="008F34AB"/>
    <w:rsid w:val="008F4479"/>
    <w:rsid w:val="008F5AA5"/>
    <w:rsid w:val="008F656E"/>
    <w:rsid w:val="00900096"/>
    <w:rsid w:val="00900A6D"/>
    <w:rsid w:val="00900D89"/>
    <w:rsid w:val="00902077"/>
    <w:rsid w:val="00903D62"/>
    <w:rsid w:val="00905726"/>
    <w:rsid w:val="009079DE"/>
    <w:rsid w:val="009107BB"/>
    <w:rsid w:val="00911E54"/>
    <w:rsid w:val="0091265A"/>
    <w:rsid w:val="00912F96"/>
    <w:rsid w:val="009130C2"/>
    <w:rsid w:val="00913845"/>
    <w:rsid w:val="00914153"/>
    <w:rsid w:val="00914E6D"/>
    <w:rsid w:val="00915987"/>
    <w:rsid w:val="00917558"/>
    <w:rsid w:val="00921FBC"/>
    <w:rsid w:val="009236AF"/>
    <w:rsid w:val="0092588C"/>
    <w:rsid w:val="0093037A"/>
    <w:rsid w:val="0093178B"/>
    <w:rsid w:val="0093400F"/>
    <w:rsid w:val="00934AC1"/>
    <w:rsid w:val="009362BC"/>
    <w:rsid w:val="0093689A"/>
    <w:rsid w:val="00937671"/>
    <w:rsid w:val="00937D8D"/>
    <w:rsid w:val="00941929"/>
    <w:rsid w:val="00942917"/>
    <w:rsid w:val="00942E2C"/>
    <w:rsid w:val="0094363D"/>
    <w:rsid w:val="0094382C"/>
    <w:rsid w:val="00944498"/>
    <w:rsid w:val="009457A1"/>
    <w:rsid w:val="009474AF"/>
    <w:rsid w:val="009505BE"/>
    <w:rsid w:val="009523F0"/>
    <w:rsid w:val="00954CE9"/>
    <w:rsid w:val="0095500C"/>
    <w:rsid w:val="00955280"/>
    <w:rsid w:val="00960683"/>
    <w:rsid w:val="009649C4"/>
    <w:rsid w:val="00964CA3"/>
    <w:rsid w:val="00971031"/>
    <w:rsid w:val="00971713"/>
    <w:rsid w:val="00972276"/>
    <w:rsid w:val="00976F66"/>
    <w:rsid w:val="00976FB7"/>
    <w:rsid w:val="00983F53"/>
    <w:rsid w:val="0098422A"/>
    <w:rsid w:val="00984D56"/>
    <w:rsid w:val="00985EB7"/>
    <w:rsid w:val="00987FF6"/>
    <w:rsid w:val="00990122"/>
    <w:rsid w:val="00990B0B"/>
    <w:rsid w:val="009920F4"/>
    <w:rsid w:val="00992737"/>
    <w:rsid w:val="00996BA0"/>
    <w:rsid w:val="009A1F9A"/>
    <w:rsid w:val="009A2109"/>
    <w:rsid w:val="009A5159"/>
    <w:rsid w:val="009A5905"/>
    <w:rsid w:val="009A6A01"/>
    <w:rsid w:val="009B16E8"/>
    <w:rsid w:val="009B2413"/>
    <w:rsid w:val="009B5A99"/>
    <w:rsid w:val="009B68DC"/>
    <w:rsid w:val="009B694E"/>
    <w:rsid w:val="009C49BB"/>
    <w:rsid w:val="009C5DFE"/>
    <w:rsid w:val="009C75BD"/>
    <w:rsid w:val="009D1B10"/>
    <w:rsid w:val="009D1F9C"/>
    <w:rsid w:val="009D219A"/>
    <w:rsid w:val="009D2767"/>
    <w:rsid w:val="009D2879"/>
    <w:rsid w:val="009D5ED8"/>
    <w:rsid w:val="009D7BFF"/>
    <w:rsid w:val="009E1086"/>
    <w:rsid w:val="009E2543"/>
    <w:rsid w:val="009E4D6B"/>
    <w:rsid w:val="009F059E"/>
    <w:rsid w:val="009F098D"/>
    <w:rsid w:val="009F27EF"/>
    <w:rsid w:val="009F7315"/>
    <w:rsid w:val="009F75A7"/>
    <w:rsid w:val="00A0076E"/>
    <w:rsid w:val="00A00C5E"/>
    <w:rsid w:val="00A0106A"/>
    <w:rsid w:val="00A01A7E"/>
    <w:rsid w:val="00A030D0"/>
    <w:rsid w:val="00A03837"/>
    <w:rsid w:val="00A04ADD"/>
    <w:rsid w:val="00A14899"/>
    <w:rsid w:val="00A14C53"/>
    <w:rsid w:val="00A17C13"/>
    <w:rsid w:val="00A204D4"/>
    <w:rsid w:val="00A23C6D"/>
    <w:rsid w:val="00A2531D"/>
    <w:rsid w:val="00A30F13"/>
    <w:rsid w:val="00A31671"/>
    <w:rsid w:val="00A33662"/>
    <w:rsid w:val="00A37AAE"/>
    <w:rsid w:val="00A37C99"/>
    <w:rsid w:val="00A44BE2"/>
    <w:rsid w:val="00A461B7"/>
    <w:rsid w:val="00A4651B"/>
    <w:rsid w:val="00A4724E"/>
    <w:rsid w:val="00A514C3"/>
    <w:rsid w:val="00A5312B"/>
    <w:rsid w:val="00A564BB"/>
    <w:rsid w:val="00A56B26"/>
    <w:rsid w:val="00A56B70"/>
    <w:rsid w:val="00A61216"/>
    <w:rsid w:val="00A63D9B"/>
    <w:rsid w:val="00A6630E"/>
    <w:rsid w:val="00A664D7"/>
    <w:rsid w:val="00A669E4"/>
    <w:rsid w:val="00A66D54"/>
    <w:rsid w:val="00A8120A"/>
    <w:rsid w:val="00A8175C"/>
    <w:rsid w:val="00A843A5"/>
    <w:rsid w:val="00A911D3"/>
    <w:rsid w:val="00A91579"/>
    <w:rsid w:val="00A96E54"/>
    <w:rsid w:val="00A97180"/>
    <w:rsid w:val="00AA0816"/>
    <w:rsid w:val="00AA1EF0"/>
    <w:rsid w:val="00AA23D1"/>
    <w:rsid w:val="00AA4CF7"/>
    <w:rsid w:val="00AA4E0C"/>
    <w:rsid w:val="00AA692A"/>
    <w:rsid w:val="00AA6CD4"/>
    <w:rsid w:val="00AA7411"/>
    <w:rsid w:val="00AA74FA"/>
    <w:rsid w:val="00AA763E"/>
    <w:rsid w:val="00AB141A"/>
    <w:rsid w:val="00AB1ABA"/>
    <w:rsid w:val="00AB2212"/>
    <w:rsid w:val="00AB37FE"/>
    <w:rsid w:val="00AB427A"/>
    <w:rsid w:val="00AB4B71"/>
    <w:rsid w:val="00AB7F79"/>
    <w:rsid w:val="00AC2056"/>
    <w:rsid w:val="00AC2EA7"/>
    <w:rsid w:val="00AC3B9B"/>
    <w:rsid w:val="00AC3C2F"/>
    <w:rsid w:val="00AC6414"/>
    <w:rsid w:val="00AC6BF7"/>
    <w:rsid w:val="00AD222D"/>
    <w:rsid w:val="00AD308D"/>
    <w:rsid w:val="00AD3EE4"/>
    <w:rsid w:val="00AD6153"/>
    <w:rsid w:val="00AD76AC"/>
    <w:rsid w:val="00AE2125"/>
    <w:rsid w:val="00AE3D0C"/>
    <w:rsid w:val="00AE5324"/>
    <w:rsid w:val="00AF0E2B"/>
    <w:rsid w:val="00AF20AD"/>
    <w:rsid w:val="00AF2A47"/>
    <w:rsid w:val="00AF5CF5"/>
    <w:rsid w:val="00AF6210"/>
    <w:rsid w:val="00AF66EF"/>
    <w:rsid w:val="00AF6F17"/>
    <w:rsid w:val="00B0211D"/>
    <w:rsid w:val="00B038C4"/>
    <w:rsid w:val="00B066A6"/>
    <w:rsid w:val="00B10507"/>
    <w:rsid w:val="00B10CBE"/>
    <w:rsid w:val="00B13258"/>
    <w:rsid w:val="00B15AD7"/>
    <w:rsid w:val="00B16154"/>
    <w:rsid w:val="00B21FF6"/>
    <w:rsid w:val="00B239BC"/>
    <w:rsid w:val="00B27AC0"/>
    <w:rsid w:val="00B3094C"/>
    <w:rsid w:val="00B33487"/>
    <w:rsid w:val="00B34F11"/>
    <w:rsid w:val="00B36364"/>
    <w:rsid w:val="00B37EA7"/>
    <w:rsid w:val="00B41B36"/>
    <w:rsid w:val="00B42C71"/>
    <w:rsid w:val="00B42CFE"/>
    <w:rsid w:val="00B42D01"/>
    <w:rsid w:val="00B43588"/>
    <w:rsid w:val="00B43B97"/>
    <w:rsid w:val="00B459D4"/>
    <w:rsid w:val="00B46793"/>
    <w:rsid w:val="00B46EFC"/>
    <w:rsid w:val="00B470BD"/>
    <w:rsid w:val="00B47A69"/>
    <w:rsid w:val="00B47FB9"/>
    <w:rsid w:val="00B518CF"/>
    <w:rsid w:val="00B52CFD"/>
    <w:rsid w:val="00B54F18"/>
    <w:rsid w:val="00B56677"/>
    <w:rsid w:val="00B6098E"/>
    <w:rsid w:val="00B60FDA"/>
    <w:rsid w:val="00B63791"/>
    <w:rsid w:val="00B65C49"/>
    <w:rsid w:val="00B705D7"/>
    <w:rsid w:val="00B75BAE"/>
    <w:rsid w:val="00B815EC"/>
    <w:rsid w:val="00B82394"/>
    <w:rsid w:val="00B83EDE"/>
    <w:rsid w:val="00B84A59"/>
    <w:rsid w:val="00B853E1"/>
    <w:rsid w:val="00B85C97"/>
    <w:rsid w:val="00B90DC1"/>
    <w:rsid w:val="00B94160"/>
    <w:rsid w:val="00B94805"/>
    <w:rsid w:val="00B9496A"/>
    <w:rsid w:val="00BA0B01"/>
    <w:rsid w:val="00BA16AB"/>
    <w:rsid w:val="00BA4B35"/>
    <w:rsid w:val="00BB0485"/>
    <w:rsid w:val="00BB04EB"/>
    <w:rsid w:val="00BB063D"/>
    <w:rsid w:val="00BB0CFD"/>
    <w:rsid w:val="00BB0D4F"/>
    <w:rsid w:val="00BB0E29"/>
    <w:rsid w:val="00BB1233"/>
    <w:rsid w:val="00BB272B"/>
    <w:rsid w:val="00BB3868"/>
    <w:rsid w:val="00BB4212"/>
    <w:rsid w:val="00BB7C6F"/>
    <w:rsid w:val="00BC2EF4"/>
    <w:rsid w:val="00BC3982"/>
    <w:rsid w:val="00BC39B0"/>
    <w:rsid w:val="00BC3B44"/>
    <w:rsid w:val="00BC5055"/>
    <w:rsid w:val="00BC67AC"/>
    <w:rsid w:val="00BC6B7D"/>
    <w:rsid w:val="00BD2128"/>
    <w:rsid w:val="00BD221B"/>
    <w:rsid w:val="00BD6AE8"/>
    <w:rsid w:val="00BD77ED"/>
    <w:rsid w:val="00BD7C6B"/>
    <w:rsid w:val="00BE109E"/>
    <w:rsid w:val="00BE200A"/>
    <w:rsid w:val="00BE5436"/>
    <w:rsid w:val="00BE5DE7"/>
    <w:rsid w:val="00BE6272"/>
    <w:rsid w:val="00BE7C3F"/>
    <w:rsid w:val="00BE7C46"/>
    <w:rsid w:val="00BF1611"/>
    <w:rsid w:val="00BF1CE3"/>
    <w:rsid w:val="00BF55E1"/>
    <w:rsid w:val="00BF662E"/>
    <w:rsid w:val="00C00CBE"/>
    <w:rsid w:val="00C01589"/>
    <w:rsid w:val="00C01E6B"/>
    <w:rsid w:val="00C02968"/>
    <w:rsid w:val="00C03D31"/>
    <w:rsid w:val="00C066EB"/>
    <w:rsid w:val="00C07B81"/>
    <w:rsid w:val="00C11671"/>
    <w:rsid w:val="00C1451B"/>
    <w:rsid w:val="00C14EE0"/>
    <w:rsid w:val="00C15703"/>
    <w:rsid w:val="00C1735E"/>
    <w:rsid w:val="00C21975"/>
    <w:rsid w:val="00C22D1A"/>
    <w:rsid w:val="00C2727D"/>
    <w:rsid w:val="00C27BF0"/>
    <w:rsid w:val="00C31549"/>
    <w:rsid w:val="00C33C25"/>
    <w:rsid w:val="00C3405C"/>
    <w:rsid w:val="00C3598B"/>
    <w:rsid w:val="00C40335"/>
    <w:rsid w:val="00C41609"/>
    <w:rsid w:val="00C44122"/>
    <w:rsid w:val="00C448DD"/>
    <w:rsid w:val="00C47031"/>
    <w:rsid w:val="00C52EDE"/>
    <w:rsid w:val="00C53450"/>
    <w:rsid w:val="00C53D44"/>
    <w:rsid w:val="00C55BF1"/>
    <w:rsid w:val="00C606D3"/>
    <w:rsid w:val="00C60B45"/>
    <w:rsid w:val="00C634C0"/>
    <w:rsid w:val="00C63659"/>
    <w:rsid w:val="00C6366A"/>
    <w:rsid w:val="00C648C8"/>
    <w:rsid w:val="00C665CF"/>
    <w:rsid w:val="00C67213"/>
    <w:rsid w:val="00C67376"/>
    <w:rsid w:val="00C70F80"/>
    <w:rsid w:val="00C7251A"/>
    <w:rsid w:val="00C736A6"/>
    <w:rsid w:val="00C75748"/>
    <w:rsid w:val="00C75CFF"/>
    <w:rsid w:val="00C763D4"/>
    <w:rsid w:val="00C8234B"/>
    <w:rsid w:val="00C8234D"/>
    <w:rsid w:val="00C82D62"/>
    <w:rsid w:val="00C82E34"/>
    <w:rsid w:val="00C83763"/>
    <w:rsid w:val="00C85D3B"/>
    <w:rsid w:val="00C86DA1"/>
    <w:rsid w:val="00C87DA4"/>
    <w:rsid w:val="00C900F9"/>
    <w:rsid w:val="00C940A5"/>
    <w:rsid w:val="00C97F3F"/>
    <w:rsid w:val="00CA1615"/>
    <w:rsid w:val="00CA283D"/>
    <w:rsid w:val="00CB0395"/>
    <w:rsid w:val="00CB105D"/>
    <w:rsid w:val="00CB14F9"/>
    <w:rsid w:val="00CB5218"/>
    <w:rsid w:val="00CB5D6B"/>
    <w:rsid w:val="00CB67A2"/>
    <w:rsid w:val="00CB7D9A"/>
    <w:rsid w:val="00CC0CC9"/>
    <w:rsid w:val="00CC194B"/>
    <w:rsid w:val="00CC3954"/>
    <w:rsid w:val="00CC3C0F"/>
    <w:rsid w:val="00CC40F6"/>
    <w:rsid w:val="00CC5C2E"/>
    <w:rsid w:val="00CC60AB"/>
    <w:rsid w:val="00CC6FEE"/>
    <w:rsid w:val="00CD150C"/>
    <w:rsid w:val="00CD1BFF"/>
    <w:rsid w:val="00CD2929"/>
    <w:rsid w:val="00CD485F"/>
    <w:rsid w:val="00CD79B4"/>
    <w:rsid w:val="00CE1946"/>
    <w:rsid w:val="00CE1A06"/>
    <w:rsid w:val="00CE25CC"/>
    <w:rsid w:val="00CE3B24"/>
    <w:rsid w:val="00CE4039"/>
    <w:rsid w:val="00CF056A"/>
    <w:rsid w:val="00CF13FB"/>
    <w:rsid w:val="00CF4B5C"/>
    <w:rsid w:val="00CF613C"/>
    <w:rsid w:val="00CF6659"/>
    <w:rsid w:val="00CF68B3"/>
    <w:rsid w:val="00CF6CCA"/>
    <w:rsid w:val="00CF7202"/>
    <w:rsid w:val="00CF79FA"/>
    <w:rsid w:val="00D02101"/>
    <w:rsid w:val="00D06443"/>
    <w:rsid w:val="00D1364E"/>
    <w:rsid w:val="00D145BD"/>
    <w:rsid w:val="00D1504D"/>
    <w:rsid w:val="00D15456"/>
    <w:rsid w:val="00D1571F"/>
    <w:rsid w:val="00D16879"/>
    <w:rsid w:val="00D17285"/>
    <w:rsid w:val="00D20E21"/>
    <w:rsid w:val="00D23031"/>
    <w:rsid w:val="00D24E6A"/>
    <w:rsid w:val="00D30C04"/>
    <w:rsid w:val="00D3109B"/>
    <w:rsid w:val="00D324D7"/>
    <w:rsid w:val="00D32917"/>
    <w:rsid w:val="00D34D3A"/>
    <w:rsid w:val="00D41B68"/>
    <w:rsid w:val="00D42491"/>
    <w:rsid w:val="00D470F5"/>
    <w:rsid w:val="00D477E3"/>
    <w:rsid w:val="00D50B03"/>
    <w:rsid w:val="00D50F2B"/>
    <w:rsid w:val="00D54461"/>
    <w:rsid w:val="00D5473D"/>
    <w:rsid w:val="00D6037C"/>
    <w:rsid w:val="00D60584"/>
    <w:rsid w:val="00D60B18"/>
    <w:rsid w:val="00D61087"/>
    <w:rsid w:val="00D61DCD"/>
    <w:rsid w:val="00D632DC"/>
    <w:rsid w:val="00D6342C"/>
    <w:rsid w:val="00D634F5"/>
    <w:rsid w:val="00D65C29"/>
    <w:rsid w:val="00D6618C"/>
    <w:rsid w:val="00D67064"/>
    <w:rsid w:val="00D70304"/>
    <w:rsid w:val="00D71165"/>
    <w:rsid w:val="00D73AFE"/>
    <w:rsid w:val="00D77BFC"/>
    <w:rsid w:val="00D80629"/>
    <w:rsid w:val="00D80F7D"/>
    <w:rsid w:val="00D82F8A"/>
    <w:rsid w:val="00D847F2"/>
    <w:rsid w:val="00D84C68"/>
    <w:rsid w:val="00D85727"/>
    <w:rsid w:val="00D87547"/>
    <w:rsid w:val="00D9438D"/>
    <w:rsid w:val="00D946DB"/>
    <w:rsid w:val="00D958BD"/>
    <w:rsid w:val="00D9661F"/>
    <w:rsid w:val="00D97A95"/>
    <w:rsid w:val="00DA0390"/>
    <w:rsid w:val="00DA1987"/>
    <w:rsid w:val="00DA19F2"/>
    <w:rsid w:val="00DA1B63"/>
    <w:rsid w:val="00DA3AA8"/>
    <w:rsid w:val="00DB1D1D"/>
    <w:rsid w:val="00DB35C2"/>
    <w:rsid w:val="00DB3DB8"/>
    <w:rsid w:val="00DB403E"/>
    <w:rsid w:val="00DB6348"/>
    <w:rsid w:val="00DC0C1A"/>
    <w:rsid w:val="00DC3034"/>
    <w:rsid w:val="00DC40CD"/>
    <w:rsid w:val="00DC5503"/>
    <w:rsid w:val="00DC5A67"/>
    <w:rsid w:val="00DC69DF"/>
    <w:rsid w:val="00DC6AA6"/>
    <w:rsid w:val="00DC6CDB"/>
    <w:rsid w:val="00DC7F7D"/>
    <w:rsid w:val="00DD02FC"/>
    <w:rsid w:val="00DD0D71"/>
    <w:rsid w:val="00DD1C9B"/>
    <w:rsid w:val="00DD50C0"/>
    <w:rsid w:val="00DD7F0F"/>
    <w:rsid w:val="00DE05A8"/>
    <w:rsid w:val="00DE0D75"/>
    <w:rsid w:val="00DE1FE4"/>
    <w:rsid w:val="00DE27D5"/>
    <w:rsid w:val="00DE30C8"/>
    <w:rsid w:val="00DE3DAD"/>
    <w:rsid w:val="00DF0555"/>
    <w:rsid w:val="00DF5212"/>
    <w:rsid w:val="00DF7464"/>
    <w:rsid w:val="00E05B31"/>
    <w:rsid w:val="00E109DF"/>
    <w:rsid w:val="00E11327"/>
    <w:rsid w:val="00E15C05"/>
    <w:rsid w:val="00E16D10"/>
    <w:rsid w:val="00E21A27"/>
    <w:rsid w:val="00E21DA2"/>
    <w:rsid w:val="00E21F0F"/>
    <w:rsid w:val="00E265EE"/>
    <w:rsid w:val="00E26AB7"/>
    <w:rsid w:val="00E3167A"/>
    <w:rsid w:val="00E341A8"/>
    <w:rsid w:val="00E343CD"/>
    <w:rsid w:val="00E37512"/>
    <w:rsid w:val="00E375AC"/>
    <w:rsid w:val="00E37649"/>
    <w:rsid w:val="00E37AA4"/>
    <w:rsid w:val="00E37AF5"/>
    <w:rsid w:val="00E4006C"/>
    <w:rsid w:val="00E421BD"/>
    <w:rsid w:val="00E422CB"/>
    <w:rsid w:val="00E43374"/>
    <w:rsid w:val="00E464A9"/>
    <w:rsid w:val="00E46CB2"/>
    <w:rsid w:val="00E478F8"/>
    <w:rsid w:val="00E47DD2"/>
    <w:rsid w:val="00E50EE3"/>
    <w:rsid w:val="00E510AB"/>
    <w:rsid w:val="00E51B32"/>
    <w:rsid w:val="00E51D66"/>
    <w:rsid w:val="00E5286A"/>
    <w:rsid w:val="00E541C8"/>
    <w:rsid w:val="00E55669"/>
    <w:rsid w:val="00E601D2"/>
    <w:rsid w:val="00E65FA0"/>
    <w:rsid w:val="00E67E44"/>
    <w:rsid w:val="00E743EC"/>
    <w:rsid w:val="00E74A44"/>
    <w:rsid w:val="00E76425"/>
    <w:rsid w:val="00E7656D"/>
    <w:rsid w:val="00E7688B"/>
    <w:rsid w:val="00E81D2F"/>
    <w:rsid w:val="00E844CB"/>
    <w:rsid w:val="00E846EF"/>
    <w:rsid w:val="00E84DF2"/>
    <w:rsid w:val="00E85C7C"/>
    <w:rsid w:val="00E86AD1"/>
    <w:rsid w:val="00E87D64"/>
    <w:rsid w:val="00E903B7"/>
    <w:rsid w:val="00E972AC"/>
    <w:rsid w:val="00EA028C"/>
    <w:rsid w:val="00EA05D8"/>
    <w:rsid w:val="00EA25D9"/>
    <w:rsid w:val="00EA2ADF"/>
    <w:rsid w:val="00EA43B3"/>
    <w:rsid w:val="00EA7272"/>
    <w:rsid w:val="00EB32E2"/>
    <w:rsid w:val="00EB4FFE"/>
    <w:rsid w:val="00EB7254"/>
    <w:rsid w:val="00EC0CCA"/>
    <w:rsid w:val="00EC35CE"/>
    <w:rsid w:val="00EC4C98"/>
    <w:rsid w:val="00EC5132"/>
    <w:rsid w:val="00EC63DB"/>
    <w:rsid w:val="00ED0CF9"/>
    <w:rsid w:val="00ED1540"/>
    <w:rsid w:val="00ED5C09"/>
    <w:rsid w:val="00ED77AE"/>
    <w:rsid w:val="00EE03AF"/>
    <w:rsid w:val="00EE05F9"/>
    <w:rsid w:val="00EE1439"/>
    <w:rsid w:val="00EE278D"/>
    <w:rsid w:val="00EE390B"/>
    <w:rsid w:val="00EE3F5D"/>
    <w:rsid w:val="00EF1637"/>
    <w:rsid w:val="00EF4FBF"/>
    <w:rsid w:val="00EF7B1F"/>
    <w:rsid w:val="00EF7FBC"/>
    <w:rsid w:val="00F012DA"/>
    <w:rsid w:val="00F046EF"/>
    <w:rsid w:val="00F120AF"/>
    <w:rsid w:val="00F12419"/>
    <w:rsid w:val="00F12569"/>
    <w:rsid w:val="00F156D3"/>
    <w:rsid w:val="00F16010"/>
    <w:rsid w:val="00F179C7"/>
    <w:rsid w:val="00F20663"/>
    <w:rsid w:val="00F20B06"/>
    <w:rsid w:val="00F227C6"/>
    <w:rsid w:val="00F245DB"/>
    <w:rsid w:val="00F24B55"/>
    <w:rsid w:val="00F24F3D"/>
    <w:rsid w:val="00F27E3D"/>
    <w:rsid w:val="00F31C76"/>
    <w:rsid w:val="00F325AC"/>
    <w:rsid w:val="00F34AD8"/>
    <w:rsid w:val="00F358F4"/>
    <w:rsid w:val="00F35C3B"/>
    <w:rsid w:val="00F35C7E"/>
    <w:rsid w:val="00F40CD3"/>
    <w:rsid w:val="00F413C1"/>
    <w:rsid w:val="00F42522"/>
    <w:rsid w:val="00F436B2"/>
    <w:rsid w:val="00F43794"/>
    <w:rsid w:val="00F4415A"/>
    <w:rsid w:val="00F44B27"/>
    <w:rsid w:val="00F47BF8"/>
    <w:rsid w:val="00F50FBA"/>
    <w:rsid w:val="00F52ACB"/>
    <w:rsid w:val="00F52E07"/>
    <w:rsid w:val="00F5312F"/>
    <w:rsid w:val="00F5352F"/>
    <w:rsid w:val="00F55B65"/>
    <w:rsid w:val="00F55ED5"/>
    <w:rsid w:val="00F560B5"/>
    <w:rsid w:val="00F576B4"/>
    <w:rsid w:val="00F60152"/>
    <w:rsid w:val="00F6091D"/>
    <w:rsid w:val="00F65818"/>
    <w:rsid w:val="00F66EEC"/>
    <w:rsid w:val="00F705B6"/>
    <w:rsid w:val="00F709BA"/>
    <w:rsid w:val="00F7183C"/>
    <w:rsid w:val="00F74170"/>
    <w:rsid w:val="00F75342"/>
    <w:rsid w:val="00F7592B"/>
    <w:rsid w:val="00F82286"/>
    <w:rsid w:val="00F85F11"/>
    <w:rsid w:val="00F907B6"/>
    <w:rsid w:val="00F921BD"/>
    <w:rsid w:val="00F927E0"/>
    <w:rsid w:val="00F950C8"/>
    <w:rsid w:val="00FA1E66"/>
    <w:rsid w:val="00FA4CCB"/>
    <w:rsid w:val="00FA4E35"/>
    <w:rsid w:val="00FA601B"/>
    <w:rsid w:val="00FA68C0"/>
    <w:rsid w:val="00FA7DDA"/>
    <w:rsid w:val="00FA7F43"/>
    <w:rsid w:val="00FB0702"/>
    <w:rsid w:val="00FB1673"/>
    <w:rsid w:val="00FB47BE"/>
    <w:rsid w:val="00FB5061"/>
    <w:rsid w:val="00FB5C1E"/>
    <w:rsid w:val="00FB5FEE"/>
    <w:rsid w:val="00FB7C3F"/>
    <w:rsid w:val="00FC3ECC"/>
    <w:rsid w:val="00FC5360"/>
    <w:rsid w:val="00FC69F7"/>
    <w:rsid w:val="00FC775D"/>
    <w:rsid w:val="00FC7B3C"/>
    <w:rsid w:val="00FD01D5"/>
    <w:rsid w:val="00FD36B5"/>
    <w:rsid w:val="00FD3F1A"/>
    <w:rsid w:val="00FD464C"/>
    <w:rsid w:val="00FD7D57"/>
    <w:rsid w:val="00FE0CDB"/>
    <w:rsid w:val="00FE365C"/>
    <w:rsid w:val="00FE7E63"/>
    <w:rsid w:val="00FF1801"/>
    <w:rsid w:val="00FF2A4F"/>
    <w:rsid w:val="00FF3625"/>
    <w:rsid w:val="00FF4AF1"/>
    <w:rsid w:val="00FF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4E22"/>
  <w15:docId w15:val="{B357C633-DF89-48F3-BE49-C57466ED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4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5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AE8"/>
  </w:style>
  <w:style w:type="paragraph" w:styleId="Footer">
    <w:name w:val="footer"/>
    <w:basedOn w:val="Normal"/>
    <w:link w:val="FooterChar"/>
    <w:uiPriority w:val="99"/>
    <w:unhideWhenUsed/>
    <w:rsid w:val="00425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AE8"/>
  </w:style>
  <w:style w:type="paragraph" w:styleId="ListParagraph">
    <w:name w:val="List Paragraph"/>
    <w:basedOn w:val="Normal"/>
    <w:uiPriority w:val="34"/>
    <w:qFormat/>
    <w:rsid w:val="001309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093D"/>
    <w:rPr>
      <w:color w:val="F4910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93D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F2E3F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DefaultParagraphFont"/>
    <w:rsid w:val="003909CA"/>
  </w:style>
  <w:style w:type="character" w:customStyle="1" w:styleId="xrtxmta">
    <w:name w:val="xrtxmta"/>
    <w:basedOn w:val="DefaultParagraphFont"/>
    <w:rsid w:val="008B17FB"/>
  </w:style>
  <w:style w:type="character" w:customStyle="1" w:styleId="mpj7bzys">
    <w:name w:val="mpj7bzys"/>
    <w:basedOn w:val="DefaultParagraphFont"/>
    <w:rsid w:val="00AB1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microsoft.com/office/2011/relationships/people" Target="people.xml"/><Relationship Id="rId21" Type="http://schemas.openxmlformats.org/officeDocument/2006/relationships/image" Target="media/image14.jpeg"/><Relationship Id="rId34" Type="http://schemas.openxmlformats.org/officeDocument/2006/relationships/hyperlink" Target="https://nutrisport.onlin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yperlink" Target="https://www.facebook.com/a.selimzark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jpeg"/><Relationship Id="rId32" Type="http://schemas.openxmlformats.org/officeDocument/2006/relationships/image" Target="media/image22.sv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nutrisport.online/" TargetMode="External"/><Relationship Id="rId36" Type="http://schemas.openxmlformats.org/officeDocument/2006/relationships/hyperlink" Target="mailto:abdulmonemzarka@hotmail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hyperlink" Target="mailto:abdulmonemzarka@hotmail.com" TargetMode="External"/><Relationship Id="rId35" Type="http://schemas.openxmlformats.org/officeDocument/2006/relationships/hyperlink" Target="https://www.facebook.com/a.selimzarka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nutrisport.online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F6FC6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B09C6-D6C0-4822-B0FD-E97D9CCA2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8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Abdulmonem Selim</dc:creator>
  <cp:keywords/>
  <cp:lastModifiedBy>mohamed fawzy</cp:lastModifiedBy>
  <cp:revision>419</cp:revision>
  <cp:lastPrinted>2021-06-26T00:44:00Z</cp:lastPrinted>
  <dcterms:created xsi:type="dcterms:W3CDTF">2025-08-13T09:00:00Z</dcterms:created>
  <dcterms:modified xsi:type="dcterms:W3CDTF">2026-08-19T09:56:00Z</dcterms:modified>
</cp:coreProperties>
</file>